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F68EE" w14:textId="77777777" w:rsidR="000C3C2E" w:rsidRDefault="000C3C2E" w:rsidP="000C3C2E">
      <w:proofErr w:type="spellStart"/>
      <w:r>
        <w:rPr>
          <w:rFonts w:eastAsia="Times New Roman"/>
          <w:sz w:val="26"/>
          <w:szCs w:val="26"/>
        </w:rPr>
        <w:t>Ex.No</w:t>
      </w:r>
      <w:proofErr w:type="spellEnd"/>
      <w:r>
        <w:rPr>
          <w:rFonts w:eastAsia="Times New Roman"/>
          <w:sz w:val="26"/>
          <w:szCs w:val="26"/>
        </w:rPr>
        <w:t>. 1</w:t>
      </w:r>
    </w:p>
    <w:p w14:paraId="3F794A81" w14:textId="77777777" w:rsidR="000C3C2E" w:rsidRDefault="000C3C2E" w:rsidP="000C3C2E">
      <w:pPr>
        <w:spacing w:line="1" w:lineRule="exact"/>
      </w:pPr>
    </w:p>
    <w:p w14:paraId="2B2BFAC0" w14:textId="77777777" w:rsidR="000C3C2E" w:rsidRDefault="000C3C2E" w:rsidP="000C3C2E">
      <w:r>
        <w:rPr>
          <w:rFonts w:eastAsia="Times New Roman"/>
          <w:sz w:val="26"/>
          <w:szCs w:val="26"/>
        </w:rPr>
        <w:t xml:space="preserve">Date: </w:t>
      </w:r>
    </w:p>
    <w:p w14:paraId="513F60F4" w14:textId="77777777" w:rsidR="000C3C2E" w:rsidRDefault="000C3C2E" w:rsidP="000C3C2E">
      <w:pPr>
        <w:spacing w:line="15" w:lineRule="exact"/>
      </w:pPr>
    </w:p>
    <w:p w14:paraId="07775C3E" w14:textId="77777777" w:rsidR="000C3C2E" w:rsidRDefault="000C3C2E" w:rsidP="000C3C2E">
      <w:pPr>
        <w:jc w:val="center"/>
        <w:rPr>
          <w:sz w:val="32"/>
          <w:szCs w:val="32"/>
        </w:rPr>
      </w:pPr>
      <w:r>
        <w:rPr>
          <w:rFonts w:eastAsia="Times New Roman"/>
          <w:b/>
          <w:bCs/>
          <w:sz w:val="32"/>
          <w:szCs w:val="32"/>
        </w:rPr>
        <w:t>DDL Commands – CREATE, ALTER, DROP</w:t>
      </w:r>
    </w:p>
    <w:p w14:paraId="34BB3525" w14:textId="77777777" w:rsidR="000C3C2E" w:rsidRDefault="000C3C2E" w:rsidP="000C3C2E">
      <w:pPr>
        <w:spacing w:line="284" w:lineRule="exact"/>
      </w:pPr>
    </w:p>
    <w:p w14:paraId="0CF28BE9" w14:textId="77777777" w:rsidR="000C3C2E" w:rsidRDefault="000C3C2E" w:rsidP="000C3C2E">
      <w:r>
        <w:rPr>
          <w:rFonts w:eastAsia="Times New Roman"/>
          <w:sz w:val="26"/>
          <w:szCs w:val="26"/>
        </w:rPr>
        <w:t>1) Create a table name STUDENT with following structure.</w:t>
      </w:r>
    </w:p>
    <w:p w14:paraId="4FEE175A" w14:textId="77777777" w:rsidR="000C3C2E" w:rsidRDefault="000C3C2E" w:rsidP="000C3C2E">
      <w:pPr>
        <w:spacing w:line="279" w:lineRule="exact"/>
      </w:pPr>
    </w:p>
    <w:p w14:paraId="5DE820FD" w14:textId="77777777" w:rsidR="000C3C2E" w:rsidRDefault="000C3C2E" w:rsidP="000C3C2E"/>
    <w:p w14:paraId="2D4678BB" w14:textId="77777777" w:rsidR="000C3C2E" w:rsidRDefault="000C3C2E" w:rsidP="000C3C2E"/>
    <w:p w14:paraId="03926A37" w14:textId="77777777" w:rsidR="000C3C2E" w:rsidRDefault="000C3C2E" w:rsidP="000C3C2E">
      <w:r>
        <w:rPr>
          <w:noProof/>
        </w:rPr>
        <w:drawing>
          <wp:inline distT="0" distB="0" distL="114300" distR="114300" wp14:anchorId="3CBA6EB2" wp14:editId="5735808C">
            <wp:extent cx="5273675" cy="1337945"/>
            <wp:effectExtent l="0" t="0" r="146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3675" cy="1337945"/>
                    </a:xfrm>
                    <a:prstGeom prst="rect">
                      <a:avLst/>
                    </a:prstGeom>
                    <a:noFill/>
                    <a:ln>
                      <a:noFill/>
                    </a:ln>
                  </pic:spPr>
                </pic:pic>
              </a:graphicData>
            </a:graphic>
          </wp:inline>
        </w:drawing>
      </w:r>
    </w:p>
    <w:p w14:paraId="23017003" w14:textId="77777777" w:rsidR="000C3C2E" w:rsidRDefault="000C3C2E" w:rsidP="000C3C2E"/>
    <w:p w14:paraId="0932E721" w14:textId="77777777" w:rsidR="000C3C2E" w:rsidRDefault="000C3C2E" w:rsidP="000C3C2E"/>
    <w:p w14:paraId="00D98DC5" w14:textId="77777777" w:rsidR="000C3C2E" w:rsidRDefault="000C3C2E" w:rsidP="000C3C2E">
      <w:r>
        <w:rPr>
          <w:rFonts w:eastAsia="Times New Roman"/>
          <w:sz w:val="26"/>
          <w:szCs w:val="26"/>
        </w:rPr>
        <w:t>2) Create a table name FACULTY with following structure.</w:t>
      </w:r>
    </w:p>
    <w:p w14:paraId="62C0758A" w14:textId="77777777" w:rsidR="000C3C2E" w:rsidRDefault="000C3C2E" w:rsidP="000C3C2E">
      <w:pPr>
        <w:spacing w:line="200" w:lineRule="exact"/>
      </w:pPr>
    </w:p>
    <w:p w14:paraId="0C6A0B00" w14:textId="77777777" w:rsidR="000C3C2E" w:rsidRDefault="000C3C2E" w:rsidP="000C3C2E">
      <w:r>
        <w:rPr>
          <w:noProof/>
        </w:rPr>
        <w:drawing>
          <wp:inline distT="0" distB="0" distL="114300" distR="114300" wp14:anchorId="3A916B8D" wp14:editId="77D7E140">
            <wp:extent cx="5274310" cy="1781175"/>
            <wp:effectExtent l="0" t="0" r="139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4310" cy="1781175"/>
                    </a:xfrm>
                    <a:prstGeom prst="rect">
                      <a:avLst/>
                    </a:prstGeom>
                    <a:noFill/>
                    <a:ln>
                      <a:noFill/>
                    </a:ln>
                  </pic:spPr>
                </pic:pic>
              </a:graphicData>
            </a:graphic>
          </wp:inline>
        </w:drawing>
      </w:r>
    </w:p>
    <w:p w14:paraId="5B34A6A3" w14:textId="77777777" w:rsidR="000C3C2E" w:rsidRDefault="000C3C2E" w:rsidP="000C3C2E"/>
    <w:p w14:paraId="0DE9986E" w14:textId="77777777" w:rsidR="000C3C2E" w:rsidRDefault="000C3C2E" w:rsidP="000C3C2E">
      <w:r>
        <w:rPr>
          <w:rFonts w:eastAsia="Times New Roman"/>
          <w:sz w:val="26"/>
          <w:szCs w:val="26"/>
        </w:rPr>
        <w:t>3) Create a table name DEPARTMENT with following structure.</w:t>
      </w:r>
    </w:p>
    <w:p w14:paraId="558965F0" w14:textId="77777777" w:rsidR="000C3C2E" w:rsidRDefault="000C3C2E" w:rsidP="000C3C2E">
      <w:pPr>
        <w:spacing w:line="276" w:lineRule="exact"/>
      </w:pPr>
    </w:p>
    <w:p w14:paraId="5A46CBEA" w14:textId="77777777" w:rsidR="000C3C2E" w:rsidRDefault="000C3C2E" w:rsidP="000C3C2E">
      <w:pPr>
        <w:spacing w:line="20" w:lineRule="exact"/>
      </w:pPr>
    </w:p>
    <w:p w14:paraId="6909C4BE" w14:textId="77777777" w:rsidR="000C3C2E" w:rsidRDefault="000C3C2E" w:rsidP="000C3C2E">
      <w:pPr>
        <w:spacing w:line="200" w:lineRule="exact"/>
      </w:pPr>
    </w:p>
    <w:p w14:paraId="36CDAD14" w14:textId="77777777" w:rsidR="000C3C2E" w:rsidRDefault="000C3C2E" w:rsidP="000C3C2E">
      <w:pPr>
        <w:spacing w:line="200" w:lineRule="exact"/>
      </w:pPr>
    </w:p>
    <w:p w14:paraId="0B759C01" w14:textId="77777777" w:rsidR="000C3C2E" w:rsidRDefault="000C3C2E" w:rsidP="000C3C2E">
      <w:pPr>
        <w:spacing w:line="200" w:lineRule="exact"/>
      </w:pPr>
    </w:p>
    <w:p w14:paraId="39EE8DA2" w14:textId="77777777" w:rsidR="000C3C2E" w:rsidRDefault="000C3C2E" w:rsidP="000C3C2E">
      <w:pPr>
        <w:spacing w:line="200" w:lineRule="exact"/>
      </w:pPr>
    </w:p>
    <w:p w14:paraId="0FBC4D55" w14:textId="77777777" w:rsidR="000C3C2E" w:rsidRDefault="000C3C2E" w:rsidP="000C3C2E">
      <w:pPr>
        <w:spacing w:line="200" w:lineRule="exact"/>
      </w:pPr>
      <w:r>
        <w:rPr>
          <w:noProof/>
        </w:rPr>
        <mc:AlternateContent>
          <mc:Choice Requires="wps">
            <w:drawing>
              <wp:anchor distT="0" distB="0" distL="114300" distR="114300" simplePos="0" relativeHeight="251659264" behindDoc="1" locked="0" layoutInCell="0" allowOverlap="1" wp14:anchorId="2FE95D12" wp14:editId="26A44917">
                <wp:simplePos x="0" y="0"/>
                <wp:positionH relativeFrom="column">
                  <wp:posOffset>-7353300</wp:posOffset>
                </wp:positionH>
                <wp:positionV relativeFrom="paragraph">
                  <wp:posOffset>116205</wp:posOffset>
                </wp:positionV>
                <wp:extent cx="6158230" cy="0"/>
                <wp:effectExtent l="0" t="0" r="0" b="0"/>
                <wp:wrapNone/>
                <wp:docPr id="46" name="Shape 46"/>
                <wp:cNvGraphicFramePr/>
                <a:graphic xmlns:a="http://schemas.openxmlformats.org/drawingml/2006/main">
                  <a:graphicData uri="http://schemas.microsoft.com/office/word/2010/wordprocessingShape">
                    <wps:wsp>
                      <wps:cNvCnPr/>
                      <wps:spPr>
                        <a:xfrm>
                          <a:off x="0" y="0"/>
                          <a:ext cx="6158230" cy="0"/>
                        </a:xfrm>
                        <a:prstGeom prst="line">
                          <a:avLst/>
                        </a:prstGeom>
                        <a:solidFill>
                          <a:srgbClr val="FFFFFF"/>
                        </a:solidFill>
                        <a:ln w="6349">
                          <a:solidFill>
                            <a:srgbClr val="D9D9D9"/>
                          </a:solidFill>
                          <a:miter lim="800000"/>
                        </a:ln>
                        <a:effectLst/>
                      </wps:spPr>
                      <wps:bodyPr/>
                    </wps:wsp>
                  </a:graphicData>
                </a:graphic>
              </wp:anchor>
            </w:drawing>
          </mc:Choice>
          <mc:Fallback>
            <w:pict>
              <v:line w14:anchorId="49FFF4F1" id="Shape 4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79pt,9.15pt" to="-94.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" o:allowincell="f" filled="t" strokecolor="#d9d9d9" strokeweight=".17636mm">
                <v:stroke joinstyle="miter"/>
              </v:line>
            </w:pict>
          </mc:Fallback>
        </mc:AlternateContent>
      </w:r>
    </w:p>
    <w:p w14:paraId="45EF6250" w14:textId="77777777" w:rsidR="000C3C2E" w:rsidRDefault="000C3C2E" w:rsidP="000C3C2E">
      <w:pPr>
        <w:spacing w:line="200" w:lineRule="exact"/>
      </w:pPr>
    </w:p>
    <w:p w14:paraId="0B9B65E4" w14:textId="77777777" w:rsidR="000C3C2E" w:rsidRDefault="000C3C2E" w:rsidP="000C3C2E">
      <w:r>
        <w:rPr>
          <w:noProof/>
        </w:rPr>
        <w:drawing>
          <wp:inline distT="0" distB="0" distL="114300" distR="114300" wp14:anchorId="0794D120" wp14:editId="73275CF6">
            <wp:extent cx="5273040" cy="127698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3040" cy="1276985"/>
                    </a:xfrm>
                    <a:prstGeom prst="rect">
                      <a:avLst/>
                    </a:prstGeom>
                    <a:noFill/>
                    <a:ln>
                      <a:noFill/>
                    </a:ln>
                  </pic:spPr>
                </pic:pic>
              </a:graphicData>
            </a:graphic>
          </wp:inline>
        </w:drawing>
      </w:r>
    </w:p>
    <w:p w14:paraId="63A09299" w14:textId="77777777" w:rsidR="000C3C2E" w:rsidRDefault="000C3C2E" w:rsidP="000C3C2E"/>
    <w:p w14:paraId="04C9F526" w14:textId="77777777" w:rsidR="000C3C2E" w:rsidRDefault="000C3C2E" w:rsidP="000C3C2E">
      <w:pPr>
        <w:rPr>
          <w:rFonts w:eastAsia="Times New Roman"/>
          <w:sz w:val="26"/>
          <w:szCs w:val="26"/>
        </w:rPr>
      </w:pPr>
    </w:p>
    <w:p w14:paraId="535EE804" w14:textId="77777777" w:rsidR="000C3C2E" w:rsidRDefault="000C3C2E" w:rsidP="000C3C2E">
      <w:pPr>
        <w:rPr>
          <w:rFonts w:eastAsia="Times New Roman"/>
          <w:sz w:val="26"/>
          <w:szCs w:val="26"/>
        </w:rPr>
      </w:pPr>
    </w:p>
    <w:p w14:paraId="0FA1DDD9" w14:textId="77777777" w:rsidR="000C3C2E" w:rsidRDefault="000C3C2E" w:rsidP="000C3C2E">
      <w:pPr>
        <w:rPr>
          <w:rFonts w:eastAsia="Times New Roman"/>
          <w:sz w:val="26"/>
          <w:szCs w:val="26"/>
        </w:rPr>
      </w:pPr>
    </w:p>
    <w:p w14:paraId="5C1AEE17" w14:textId="77777777" w:rsidR="000C3C2E" w:rsidRDefault="000C3C2E" w:rsidP="000C3C2E">
      <w:pPr>
        <w:rPr>
          <w:rFonts w:eastAsia="Times New Roman"/>
          <w:sz w:val="26"/>
          <w:szCs w:val="26"/>
        </w:rPr>
      </w:pPr>
    </w:p>
    <w:p w14:paraId="2224EF52" w14:textId="4FC88ECB" w:rsidR="000C3C2E" w:rsidRDefault="000C3C2E" w:rsidP="000C3C2E">
      <w:r>
        <w:rPr>
          <w:rFonts w:eastAsia="Times New Roman"/>
          <w:sz w:val="26"/>
          <w:szCs w:val="26"/>
        </w:rPr>
        <w:lastRenderedPageBreak/>
        <w:t>4) Create a table name COURSE with following structure.</w:t>
      </w:r>
    </w:p>
    <w:p w14:paraId="13DA41BA" w14:textId="77777777" w:rsidR="000C3C2E" w:rsidRDefault="000C3C2E" w:rsidP="000C3C2E">
      <w:pPr>
        <w:spacing w:line="305" w:lineRule="exact"/>
      </w:pPr>
    </w:p>
    <w:p w14:paraId="371829E7" w14:textId="77777777" w:rsidR="000C3C2E" w:rsidRDefault="000C3C2E" w:rsidP="000C3C2E">
      <w:r>
        <w:rPr>
          <w:noProof/>
        </w:rPr>
        <w:drawing>
          <wp:inline distT="0" distB="0" distL="114300" distR="114300" wp14:anchorId="48264D3E" wp14:editId="006E1161">
            <wp:extent cx="6562090" cy="1711960"/>
            <wp:effectExtent l="0" t="0" r="63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6562090" cy="1711960"/>
                    </a:xfrm>
                    <a:prstGeom prst="rect">
                      <a:avLst/>
                    </a:prstGeom>
                    <a:noFill/>
                    <a:ln>
                      <a:noFill/>
                    </a:ln>
                  </pic:spPr>
                </pic:pic>
              </a:graphicData>
            </a:graphic>
          </wp:inline>
        </w:drawing>
      </w:r>
    </w:p>
    <w:p w14:paraId="350C58A3" w14:textId="77777777" w:rsidR="000C3C2E" w:rsidRDefault="000C3C2E" w:rsidP="000C3C2E"/>
    <w:p w14:paraId="35B13743" w14:textId="77777777" w:rsidR="000C3C2E" w:rsidRDefault="000C3C2E" w:rsidP="000C3C2E"/>
    <w:p w14:paraId="6AA1DB35" w14:textId="77777777" w:rsidR="000C3C2E" w:rsidRDefault="000C3C2E" w:rsidP="000C3C2E">
      <w:pPr>
        <w:spacing w:line="305" w:lineRule="exact"/>
      </w:pPr>
    </w:p>
    <w:p w14:paraId="5E63603C" w14:textId="77777777" w:rsidR="000C3C2E" w:rsidRDefault="000C3C2E" w:rsidP="000C3C2E">
      <w:pPr>
        <w:numPr>
          <w:ilvl w:val="0"/>
          <w:numId w:val="1"/>
        </w:numPr>
        <w:tabs>
          <w:tab w:val="left" w:pos="288"/>
        </w:tabs>
        <w:spacing w:line="230" w:lineRule="auto"/>
        <w:ind w:right="2440"/>
        <w:rPr>
          <w:rFonts w:eastAsia="Times New Roman"/>
          <w:sz w:val="26"/>
          <w:szCs w:val="26"/>
        </w:rPr>
      </w:pPr>
      <w:r>
        <w:rPr>
          <w:rFonts w:eastAsia="Times New Roman"/>
          <w:sz w:val="26"/>
          <w:szCs w:val="26"/>
        </w:rPr>
        <w:t xml:space="preserve">Modify the table FACULTY by adding a column name </w:t>
      </w:r>
      <w:proofErr w:type="spellStart"/>
      <w:r>
        <w:rPr>
          <w:rFonts w:eastAsia="Times New Roman"/>
          <w:sz w:val="26"/>
          <w:szCs w:val="26"/>
        </w:rPr>
        <w:t>DeptNo</w:t>
      </w:r>
      <w:proofErr w:type="spellEnd"/>
      <w:r>
        <w:rPr>
          <w:rFonts w:eastAsia="Times New Roman"/>
          <w:sz w:val="26"/>
          <w:szCs w:val="26"/>
        </w:rPr>
        <w:t xml:space="preserve"> of datatype </w:t>
      </w:r>
      <w:proofErr w:type="gramStart"/>
      <w:r>
        <w:rPr>
          <w:rFonts w:eastAsia="Times New Roman"/>
          <w:sz w:val="26"/>
          <w:szCs w:val="26"/>
        </w:rPr>
        <w:t>VARCHAR(</w:t>
      </w:r>
      <w:proofErr w:type="gramEnd"/>
      <w:r>
        <w:rPr>
          <w:rFonts w:eastAsia="Times New Roman"/>
          <w:sz w:val="26"/>
          <w:szCs w:val="26"/>
        </w:rPr>
        <w:t>4)</w:t>
      </w:r>
    </w:p>
    <w:p w14:paraId="256FD1CA" w14:textId="77777777" w:rsidR="000C3C2E" w:rsidRDefault="000C3C2E" w:rsidP="000C3C2E"/>
    <w:p w14:paraId="4DCFECC0" w14:textId="77777777" w:rsidR="000C3C2E" w:rsidRDefault="000C3C2E" w:rsidP="000C3C2E">
      <w:r>
        <w:rPr>
          <w:noProof/>
        </w:rPr>
        <w:drawing>
          <wp:inline distT="0" distB="0" distL="114300" distR="114300" wp14:anchorId="199D5F27" wp14:editId="45581563">
            <wp:extent cx="5269865" cy="287083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9865" cy="2870835"/>
                    </a:xfrm>
                    <a:prstGeom prst="rect">
                      <a:avLst/>
                    </a:prstGeom>
                    <a:noFill/>
                    <a:ln>
                      <a:noFill/>
                    </a:ln>
                  </pic:spPr>
                </pic:pic>
              </a:graphicData>
            </a:graphic>
          </wp:inline>
        </w:drawing>
      </w:r>
    </w:p>
    <w:p w14:paraId="60CF4EC0" w14:textId="77777777" w:rsidR="000C3C2E" w:rsidRDefault="000C3C2E"/>
    <w:p w14:paraId="23E2DEA5" w14:textId="77777777" w:rsidR="000C3C2E" w:rsidRDefault="000C3C2E"/>
    <w:p w14:paraId="538ABA4D" w14:textId="77777777" w:rsidR="000C3C2E" w:rsidRDefault="000C3C2E"/>
    <w:p w14:paraId="5ACFC00B" w14:textId="77777777" w:rsidR="000C3C2E" w:rsidRDefault="000C3C2E"/>
    <w:p w14:paraId="06FD25D4" w14:textId="77777777" w:rsidR="000C3C2E" w:rsidRDefault="000C3C2E"/>
    <w:p w14:paraId="0FB75D9F" w14:textId="77777777" w:rsidR="000C3C2E" w:rsidRDefault="000C3C2E"/>
    <w:p w14:paraId="7EA9B2F2" w14:textId="77777777" w:rsidR="000C3C2E" w:rsidRDefault="000C3C2E"/>
    <w:p w14:paraId="57763278" w14:textId="77777777" w:rsidR="000C3C2E" w:rsidRDefault="000C3C2E"/>
    <w:p w14:paraId="48049BB5" w14:textId="77777777" w:rsidR="000C3C2E" w:rsidRDefault="000C3C2E"/>
    <w:p w14:paraId="0088EB6D" w14:textId="77777777" w:rsidR="000C3C2E" w:rsidRDefault="000C3C2E"/>
    <w:p w14:paraId="1AD7683B" w14:textId="77777777" w:rsidR="000C3C2E" w:rsidRDefault="000C3C2E"/>
    <w:p w14:paraId="5B656857" w14:textId="77777777" w:rsidR="000C3C2E" w:rsidRDefault="000C3C2E"/>
    <w:p w14:paraId="0555D24E" w14:textId="77777777" w:rsidR="000C3C2E" w:rsidRDefault="000C3C2E"/>
    <w:p w14:paraId="499393DA" w14:textId="77777777" w:rsidR="000C3C2E" w:rsidRDefault="000C3C2E"/>
    <w:p w14:paraId="1F5C623B" w14:textId="77777777" w:rsidR="000C3C2E" w:rsidRDefault="000C3C2E"/>
    <w:p w14:paraId="1A24C4FF" w14:textId="77777777" w:rsidR="000C3C2E" w:rsidRDefault="000C3C2E"/>
    <w:p w14:paraId="72E0F013" w14:textId="77777777" w:rsidR="000C3C2E" w:rsidRDefault="000C3C2E"/>
    <w:p w14:paraId="71ACF471" w14:textId="77777777" w:rsidR="000C3C2E" w:rsidRPr="000C3C2E" w:rsidRDefault="000C3C2E">
      <w:pPr>
        <w:rPr>
          <w:b/>
          <w:bCs/>
        </w:rPr>
      </w:pPr>
    </w:p>
    <w:p w14:paraId="50DD28EF" w14:textId="77777777" w:rsidR="000C3C2E" w:rsidRDefault="000C3C2E" w:rsidP="000C3C2E">
      <w:proofErr w:type="spellStart"/>
      <w:r>
        <w:rPr>
          <w:rFonts w:eastAsia="Times New Roman"/>
          <w:sz w:val="26"/>
          <w:szCs w:val="26"/>
        </w:rPr>
        <w:lastRenderedPageBreak/>
        <w:t>Ex.No</w:t>
      </w:r>
      <w:proofErr w:type="spellEnd"/>
      <w:r>
        <w:rPr>
          <w:rFonts w:eastAsia="Times New Roman"/>
          <w:sz w:val="26"/>
          <w:szCs w:val="26"/>
        </w:rPr>
        <w:t>. 2</w:t>
      </w:r>
    </w:p>
    <w:p w14:paraId="4F78374F" w14:textId="77777777" w:rsidR="000C3C2E" w:rsidRDefault="000C3C2E" w:rsidP="000C3C2E">
      <w:pPr>
        <w:spacing w:line="1" w:lineRule="exact"/>
      </w:pPr>
    </w:p>
    <w:p w14:paraId="51EEAD69" w14:textId="77777777" w:rsidR="000C3C2E" w:rsidRDefault="000C3C2E" w:rsidP="000C3C2E">
      <w:r>
        <w:rPr>
          <w:rFonts w:eastAsia="Times New Roman"/>
          <w:sz w:val="26"/>
          <w:szCs w:val="26"/>
        </w:rPr>
        <w:t>Date:</w:t>
      </w:r>
    </w:p>
    <w:p w14:paraId="4C7F7B92" w14:textId="77777777" w:rsidR="000C3C2E" w:rsidRDefault="000C3C2E" w:rsidP="000C3C2E">
      <w:pPr>
        <w:spacing w:line="313" w:lineRule="exact"/>
      </w:pPr>
    </w:p>
    <w:p w14:paraId="51B4757E" w14:textId="77777777" w:rsidR="000C3C2E" w:rsidRDefault="000C3C2E" w:rsidP="000C3C2E">
      <w:pPr>
        <w:jc w:val="center"/>
        <w:rPr>
          <w:sz w:val="32"/>
          <w:szCs w:val="32"/>
        </w:rPr>
      </w:pPr>
      <w:r>
        <w:rPr>
          <w:rFonts w:eastAsia="Times New Roman"/>
          <w:b/>
          <w:bCs/>
          <w:sz w:val="32"/>
          <w:szCs w:val="32"/>
        </w:rPr>
        <w:t>DDL Commands with Constraints – PRIMARY, FOREIGN KEY, UNIQUE, CHECK</w:t>
      </w:r>
    </w:p>
    <w:p w14:paraId="2666FEF2" w14:textId="77777777" w:rsidR="000C3C2E" w:rsidRDefault="000C3C2E" w:rsidP="000C3C2E">
      <w:r>
        <w:rPr>
          <w:rFonts w:eastAsia="Times New Roman"/>
          <w:sz w:val="26"/>
          <w:szCs w:val="26"/>
        </w:rPr>
        <w:t>1) Alter the table STUDENT with following structure.</w:t>
      </w:r>
    </w:p>
    <w:p w14:paraId="6BCEE9A2" w14:textId="77777777" w:rsidR="000C3C2E" w:rsidRDefault="000C3C2E" w:rsidP="000C3C2E">
      <w:pPr>
        <w:spacing w:line="200" w:lineRule="exact"/>
      </w:pPr>
    </w:p>
    <w:p w14:paraId="7BE5CE61" w14:textId="77777777" w:rsidR="000C3C2E" w:rsidRDefault="000C3C2E" w:rsidP="000C3C2E">
      <w:r>
        <w:rPr>
          <w:noProof/>
        </w:rPr>
        <w:drawing>
          <wp:inline distT="0" distB="0" distL="114300" distR="114300" wp14:anchorId="61D856AB" wp14:editId="4381B9E9">
            <wp:extent cx="5044440" cy="751205"/>
            <wp:effectExtent l="0" t="0" r="0" b="10795"/>
            <wp:docPr id="1728732745" name="Picture 17287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44440" cy="751205"/>
                    </a:xfrm>
                    <a:prstGeom prst="rect">
                      <a:avLst/>
                    </a:prstGeom>
                    <a:noFill/>
                    <a:ln>
                      <a:noFill/>
                    </a:ln>
                  </pic:spPr>
                </pic:pic>
              </a:graphicData>
            </a:graphic>
          </wp:inline>
        </w:drawing>
      </w:r>
      <w:r>
        <w:rPr>
          <w:noProof/>
        </w:rPr>
        <w:drawing>
          <wp:inline distT="0" distB="0" distL="114300" distR="114300" wp14:anchorId="62C5E6AD" wp14:editId="5D2F5C2E">
            <wp:extent cx="5066030" cy="26612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066030" cy="2661285"/>
                    </a:xfrm>
                    <a:prstGeom prst="rect">
                      <a:avLst/>
                    </a:prstGeom>
                    <a:noFill/>
                    <a:ln>
                      <a:noFill/>
                    </a:ln>
                  </pic:spPr>
                </pic:pic>
              </a:graphicData>
            </a:graphic>
          </wp:inline>
        </w:drawing>
      </w:r>
    </w:p>
    <w:p w14:paraId="3A2B5A0C" w14:textId="77777777" w:rsidR="000C3C2E" w:rsidRDefault="000C3C2E" w:rsidP="000C3C2E"/>
    <w:p w14:paraId="356B4E92" w14:textId="77777777" w:rsidR="000C3C2E" w:rsidRDefault="000C3C2E" w:rsidP="000C3C2E">
      <w:pPr>
        <w:tabs>
          <w:tab w:val="left" w:pos="321"/>
        </w:tabs>
        <w:spacing w:line="229" w:lineRule="auto"/>
        <w:ind w:right="40"/>
        <w:rPr>
          <w:rFonts w:eastAsia="Times New Roman"/>
          <w:sz w:val="26"/>
          <w:szCs w:val="26"/>
        </w:rPr>
      </w:pPr>
    </w:p>
    <w:p w14:paraId="70B20556" w14:textId="77777777" w:rsidR="000C3C2E" w:rsidRDefault="000C3C2E" w:rsidP="000C3C2E">
      <w:pPr>
        <w:tabs>
          <w:tab w:val="left" w:pos="321"/>
        </w:tabs>
        <w:spacing w:line="229" w:lineRule="auto"/>
        <w:ind w:right="40"/>
        <w:rPr>
          <w:rFonts w:eastAsia="Times New Roman"/>
          <w:sz w:val="26"/>
          <w:szCs w:val="26"/>
        </w:rPr>
      </w:pPr>
      <w:r>
        <w:rPr>
          <w:rFonts w:eastAsia="Times New Roman"/>
          <w:sz w:val="26"/>
          <w:szCs w:val="26"/>
        </w:rPr>
        <w:t xml:space="preserve">2)Alter the table name FACULTY with following structure. The </w:t>
      </w:r>
      <w:proofErr w:type="spellStart"/>
      <w:r>
        <w:rPr>
          <w:rFonts w:eastAsia="Times New Roman"/>
          <w:sz w:val="26"/>
          <w:szCs w:val="26"/>
        </w:rPr>
        <w:t>DeptNo</w:t>
      </w:r>
      <w:proofErr w:type="spellEnd"/>
      <w:r>
        <w:rPr>
          <w:rFonts w:eastAsia="Times New Roman"/>
          <w:sz w:val="26"/>
          <w:szCs w:val="26"/>
        </w:rPr>
        <w:t xml:space="preserve"> in this table refers the </w:t>
      </w:r>
      <w:proofErr w:type="spellStart"/>
      <w:r>
        <w:rPr>
          <w:rFonts w:eastAsia="Times New Roman"/>
          <w:sz w:val="26"/>
          <w:szCs w:val="26"/>
        </w:rPr>
        <w:t>DeptNo</w:t>
      </w:r>
      <w:proofErr w:type="spellEnd"/>
      <w:r>
        <w:rPr>
          <w:rFonts w:eastAsia="Times New Roman"/>
          <w:sz w:val="26"/>
          <w:szCs w:val="26"/>
        </w:rPr>
        <w:t xml:space="preserve"> in the DEPARTMENT table.</w:t>
      </w:r>
    </w:p>
    <w:p w14:paraId="6B43F100" w14:textId="77777777" w:rsidR="000C3C2E" w:rsidRDefault="000C3C2E" w:rsidP="000C3C2E"/>
    <w:p w14:paraId="28817DFE" w14:textId="77777777" w:rsidR="000C3C2E" w:rsidRDefault="000C3C2E" w:rsidP="000C3C2E">
      <w:r>
        <w:rPr>
          <w:noProof/>
        </w:rPr>
        <w:drawing>
          <wp:inline distT="0" distB="0" distL="114300" distR="114300" wp14:anchorId="7CF028AC" wp14:editId="24555821">
            <wp:extent cx="5270500" cy="6032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270500" cy="603250"/>
                    </a:xfrm>
                    <a:prstGeom prst="rect">
                      <a:avLst/>
                    </a:prstGeom>
                    <a:noFill/>
                    <a:ln>
                      <a:noFill/>
                    </a:ln>
                  </pic:spPr>
                </pic:pic>
              </a:graphicData>
            </a:graphic>
          </wp:inline>
        </w:drawing>
      </w:r>
    </w:p>
    <w:p w14:paraId="0ACB4FD2" w14:textId="77777777" w:rsidR="000C3C2E" w:rsidRDefault="000C3C2E" w:rsidP="000C3C2E">
      <w:r>
        <w:rPr>
          <w:noProof/>
        </w:rPr>
        <w:drawing>
          <wp:inline distT="0" distB="0" distL="114300" distR="114300" wp14:anchorId="7922B763" wp14:editId="43E24328">
            <wp:extent cx="5270500" cy="2406015"/>
            <wp:effectExtent l="0" t="0" r="2540" b="1905"/>
            <wp:docPr id="1276605071" name="Picture 127660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70500" cy="2406015"/>
                    </a:xfrm>
                    <a:prstGeom prst="rect">
                      <a:avLst/>
                    </a:prstGeom>
                    <a:noFill/>
                    <a:ln>
                      <a:noFill/>
                    </a:ln>
                  </pic:spPr>
                </pic:pic>
              </a:graphicData>
            </a:graphic>
          </wp:inline>
        </w:drawing>
      </w:r>
    </w:p>
    <w:p w14:paraId="34C1D6E6" w14:textId="77777777" w:rsidR="000C3C2E" w:rsidRDefault="000C3C2E" w:rsidP="000C3C2E"/>
    <w:tbl>
      <w:tblPr>
        <w:tblW w:w="8640" w:type="dxa"/>
        <w:tblLayout w:type="fixed"/>
        <w:tblCellMar>
          <w:left w:w="0" w:type="dxa"/>
          <w:right w:w="0" w:type="dxa"/>
        </w:tblCellMar>
        <w:tblLook w:val="04A0" w:firstRow="1" w:lastRow="0" w:firstColumn="1" w:lastColumn="0" w:noHBand="0" w:noVBand="1"/>
      </w:tblPr>
      <w:tblGrid>
        <w:gridCol w:w="260"/>
        <w:gridCol w:w="160"/>
        <w:gridCol w:w="1380"/>
        <w:gridCol w:w="80"/>
        <w:gridCol w:w="1560"/>
        <w:gridCol w:w="100"/>
        <w:gridCol w:w="100"/>
        <w:gridCol w:w="5000"/>
      </w:tblGrid>
      <w:tr w:rsidR="000C3C2E" w14:paraId="453ED023" w14:textId="77777777" w:rsidTr="00893DCB">
        <w:trPr>
          <w:trHeight w:val="575"/>
        </w:trPr>
        <w:tc>
          <w:tcPr>
            <w:tcW w:w="260" w:type="dxa"/>
            <w:vAlign w:val="bottom"/>
          </w:tcPr>
          <w:p w14:paraId="0B5E0475" w14:textId="77777777" w:rsidR="000C3C2E" w:rsidRDefault="000C3C2E" w:rsidP="00893DCB">
            <w:pPr>
              <w:jc w:val="right"/>
            </w:pPr>
            <w:r>
              <w:rPr>
                <w:rFonts w:eastAsia="Times New Roman"/>
                <w:w w:val="92"/>
                <w:sz w:val="26"/>
                <w:szCs w:val="26"/>
              </w:rPr>
              <w:t>3)</w:t>
            </w:r>
          </w:p>
        </w:tc>
        <w:tc>
          <w:tcPr>
            <w:tcW w:w="8380" w:type="dxa"/>
            <w:gridSpan w:val="7"/>
            <w:vAlign w:val="bottom"/>
          </w:tcPr>
          <w:p w14:paraId="30DDBA3F" w14:textId="77777777" w:rsidR="000C3C2E" w:rsidRDefault="000C3C2E" w:rsidP="00893DCB">
            <w:r>
              <w:rPr>
                <w:rFonts w:eastAsia="Times New Roman"/>
                <w:w w:val="98"/>
                <w:sz w:val="26"/>
                <w:szCs w:val="26"/>
              </w:rPr>
              <w:t>After the FACULTY table is successfully created, test if you can add a constraint</w:t>
            </w:r>
          </w:p>
        </w:tc>
      </w:tr>
      <w:tr w:rsidR="000C3C2E" w14:paraId="18EF4149" w14:textId="77777777" w:rsidTr="00893DCB">
        <w:trPr>
          <w:trHeight w:val="300"/>
        </w:trPr>
        <w:tc>
          <w:tcPr>
            <w:tcW w:w="8640" w:type="dxa"/>
            <w:gridSpan w:val="8"/>
            <w:vAlign w:val="bottom"/>
          </w:tcPr>
          <w:p w14:paraId="72E010BE" w14:textId="24C97F42" w:rsidR="000C3C2E" w:rsidRDefault="000C3C2E" w:rsidP="00893DCB">
            <w:pPr>
              <w:rPr>
                <w:rFonts w:eastAsia="Times New Roman"/>
                <w:sz w:val="26"/>
                <w:szCs w:val="26"/>
              </w:rPr>
            </w:pPr>
            <w:r>
              <w:rPr>
                <w:rFonts w:eastAsia="Times New Roman"/>
                <w:sz w:val="26"/>
                <w:szCs w:val="26"/>
              </w:rPr>
              <w:t xml:space="preserve">FOREIGN KEY to the </w:t>
            </w:r>
            <w:proofErr w:type="spellStart"/>
            <w:r>
              <w:rPr>
                <w:rFonts w:eastAsia="Times New Roman"/>
                <w:sz w:val="26"/>
                <w:szCs w:val="26"/>
              </w:rPr>
              <w:t>DeptNo</w:t>
            </w:r>
            <w:proofErr w:type="spellEnd"/>
            <w:r>
              <w:rPr>
                <w:rFonts w:eastAsia="Times New Roman"/>
                <w:sz w:val="26"/>
                <w:szCs w:val="26"/>
              </w:rPr>
              <w:t xml:space="preserve"> of this table</w:t>
            </w:r>
          </w:p>
        </w:tc>
      </w:tr>
      <w:tr w:rsidR="000C3C2E" w14:paraId="32134841" w14:textId="77777777" w:rsidTr="00893DCB">
        <w:trPr>
          <w:trHeight w:val="598"/>
        </w:trPr>
        <w:tc>
          <w:tcPr>
            <w:tcW w:w="260" w:type="dxa"/>
            <w:vAlign w:val="bottom"/>
          </w:tcPr>
          <w:p w14:paraId="385E7AFD" w14:textId="77777777" w:rsidR="000C3C2E" w:rsidRDefault="000C3C2E" w:rsidP="00893DCB">
            <w:pPr>
              <w:jc w:val="both"/>
              <w:rPr>
                <w:rFonts w:eastAsia="Times New Roman"/>
                <w:w w:val="92"/>
                <w:sz w:val="26"/>
                <w:szCs w:val="26"/>
              </w:rPr>
            </w:pPr>
          </w:p>
          <w:p w14:paraId="1BA10172" w14:textId="77777777" w:rsidR="000C3C2E" w:rsidRDefault="000C3C2E" w:rsidP="00893DCB">
            <w:pPr>
              <w:jc w:val="both"/>
              <w:rPr>
                <w:rFonts w:eastAsia="Times New Roman"/>
                <w:w w:val="92"/>
                <w:sz w:val="26"/>
                <w:szCs w:val="26"/>
              </w:rPr>
            </w:pPr>
            <w:r>
              <w:rPr>
                <w:rFonts w:eastAsia="Times New Roman"/>
                <w:w w:val="92"/>
                <w:sz w:val="26"/>
                <w:szCs w:val="26"/>
              </w:rPr>
              <w:t>4)</w:t>
            </w:r>
          </w:p>
        </w:tc>
        <w:tc>
          <w:tcPr>
            <w:tcW w:w="8380" w:type="dxa"/>
            <w:gridSpan w:val="7"/>
            <w:vAlign w:val="bottom"/>
          </w:tcPr>
          <w:p w14:paraId="0AC13B79" w14:textId="77777777" w:rsidR="000C3C2E" w:rsidRDefault="000C3C2E" w:rsidP="00893DCB">
            <w:r>
              <w:rPr>
                <w:rFonts w:eastAsia="Times New Roman"/>
                <w:sz w:val="26"/>
                <w:szCs w:val="26"/>
              </w:rPr>
              <w:t>Alter the table name DEPARTMENT with following structure.</w:t>
            </w:r>
          </w:p>
        </w:tc>
      </w:tr>
      <w:tr w:rsidR="000C3C2E" w14:paraId="43FF3DEC" w14:textId="77777777" w:rsidTr="00893DCB">
        <w:trPr>
          <w:trHeight w:val="316"/>
        </w:trPr>
        <w:tc>
          <w:tcPr>
            <w:tcW w:w="260" w:type="dxa"/>
            <w:vAlign w:val="bottom"/>
          </w:tcPr>
          <w:p w14:paraId="28C7C167" w14:textId="77777777" w:rsidR="000C3C2E" w:rsidRDefault="000C3C2E" w:rsidP="00893DCB">
            <w:pPr>
              <w:rPr>
                <w:sz w:val="24"/>
                <w:szCs w:val="24"/>
              </w:rPr>
            </w:pPr>
          </w:p>
        </w:tc>
        <w:tc>
          <w:tcPr>
            <w:tcW w:w="160" w:type="dxa"/>
            <w:vAlign w:val="bottom"/>
          </w:tcPr>
          <w:p w14:paraId="12535374" w14:textId="77777777" w:rsidR="000C3C2E" w:rsidRDefault="000C3C2E" w:rsidP="00893DCB">
            <w:pPr>
              <w:rPr>
                <w:sz w:val="24"/>
                <w:szCs w:val="24"/>
              </w:rPr>
            </w:pPr>
          </w:p>
        </w:tc>
        <w:tc>
          <w:tcPr>
            <w:tcW w:w="1380" w:type="dxa"/>
            <w:vAlign w:val="bottom"/>
          </w:tcPr>
          <w:p w14:paraId="21B5441D" w14:textId="77777777" w:rsidR="000C3C2E" w:rsidRDefault="000C3C2E" w:rsidP="00893DCB">
            <w:pPr>
              <w:rPr>
                <w:sz w:val="24"/>
                <w:szCs w:val="24"/>
              </w:rPr>
            </w:pPr>
          </w:p>
        </w:tc>
        <w:tc>
          <w:tcPr>
            <w:tcW w:w="80" w:type="dxa"/>
            <w:vAlign w:val="bottom"/>
          </w:tcPr>
          <w:p w14:paraId="4202BE23" w14:textId="77777777" w:rsidR="000C3C2E" w:rsidRDefault="000C3C2E" w:rsidP="00893DCB">
            <w:pPr>
              <w:rPr>
                <w:sz w:val="24"/>
                <w:szCs w:val="24"/>
              </w:rPr>
            </w:pPr>
          </w:p>
        </w:tc>
        <w:tc>
          <w:tcPr>
            <w:tcW w:w="1660" w:type="dxa"/>
            <w:gridSpan w:val="2"/>
            <w:vAlign w:val="bottom"/>
          </w:tcPr>
          <w:p w14:paraId="7E4527FE" w14:textId="77777777" w:rsidR="000C3C2E" w:rsidRDefault="000C3C2E" w:rsidP="00893DCB">
            <w:pPr>
              <w:rPr>
                <w:sz w:val="24"/>
                <w:szCs w:val="24"/>
              </w:rPr>
            </w:pPr>
          </w:p>
        </w:tc>
        <w:tc>
          <w:tcPr>
            <w:tcW w:w="100" w:type="dxa"/>
            <w:vAlign w:val="bottom"/>
          </w:tcPr>
          <w:p w14:paraId="3E1C2EF7" w14:textId="77777777" w:rsidR="000C3C2E" w:rsidRDefault="000C3C2E" w:rsidP="00893DCB">
            <w:pPr>
              <w:rPr>
                <w:sz w:val="24"/>
                <w:szCs w:val="24"/>
              </w:rPr>
            </w:pPr>
          </w:p>
        </w:tc>
        <w:tc>
          <w:tcPr>
            <w:tcW w:w="5000" w:type="dxa"/>
            <w:vAlign w:val="bottom"/>
          </w:tcPr>
          <w:p w14:paraId="5A427E97" w14:textId="77777777" w:rsidR="000C3C2E" w:rsidRDefault="000C3C2E" w:rsidP="00893DCB">
            <w:pPr>
              <w:rPr>
                <w:sz w:val="24"/>
                <w:szCs w:val="24"/>
              </w:rPr>
            </w:pPr>
          </w:p>
        </w:tc>
      </w:tr>
      <w:tr w:rsidR="000C3C2E" w14:paraId="6536F06C" w14:textId="77777777" w:rsidTr="00893DCB">
        <w:trPr>
          <w:trHeight w:val="283"/>
        </w:trPr>
        <w:tc>
          <w:tcPr>
            <w:tcW w:w="260" w:type="dxa"/>
            <w:tcBorders>
              <w:top w:val="single" w:sz="8" w:space="0" w:color="auto"/>
            </w:tcBorders>
            <w:vAlign w:val="bottom"/>
          </w:tcPr>
          <w:p w14:paraId="2C309A56" w14:textId="77777777" w:rsidR="000C3C2E" w:rsidRDefault="000C3C2E" w:rsidP="00893DCB">
            <w:pPr>
              <w:rPr>
                <w:sz w:val="24"/>
                <w:szCs w:val="24"/>
              </w:rPr>
            </w:pPr>
          </w:p>
        </w:tc>
        <w:tc>
          <w:tcPr>
            <w:tcW w:w="160" w:type="dxa"/>
            <w:tcBorders>
              <w:top w:val="single" w:sz="8" w:space="0" w:color="auto"/>
              <w:right w:val="single" w:sz="8" w:space="0" w:color="auto"/>
            </w:tcBorders>
            <w:vAlign w:val="bottom"/>
          </w:tcPr>
          <w:p w14:paraId="5F9D9F32" w14:textId="77777777" w:rsidR="000C3C2E" w:rsidRDefault="000C3C2E" w:rsidP="00893DCB">
            <w:pPr>
              <w:rPr>
                <w:sz w:val="24"/>
                <w:szCs w:val="24"/>
              </w:rPr>
            </w:pPr>
          </w:p>
        </w:tc>
        <w:tc>
          <w:tcPr>
            <w:tcW w:w="1380" w:type="dxa"/>
            <w:tcBorders>
              <w:top w:val="single" w:sz="8" w:space="0" w:color="auto"/>
              <w:right w:val="single" w:sz="8" w:space="0" w:color="auto"/>
            </w:tcBorders>
            <w:vAlign w:val="bottom"/>
          </w:tcPr>
          <w:p w14:paraId="3CF125B8" w14:textId="77777777" w:rsidR="000C3C2E" w:rsidRDefault="000C3C2E" w:rsidP="00893DCB">
            <w:pPr>
              <w:spacing w:line="283" w:lineRule="exact"/>
              <w:rPr>
                <w:rFonts w:eastAsia="Times New Roman"/>
                <w:sz w:val="26"/>
                <w:szCs w:val="26"/>
              </w:rPr>
            </w:pPr>
          </w:p>
        </w:tc>
        <w:tc>
          <w:tcPr>
            <w:tcW w:w="80" w:type="dxa"/>
            <w:tcBorders>
              <w:top w:val="single" w:sz="8" w:space="0" w:color="auto"/>
            </w:tcBorders>
            <w:vAlign w:val="bottom"/>
          </w:tcPr>
          <w:p w14:paraId="0A40D48C" w14:textId="77777777" w:rsidR="000C3C2E" w:rsidRDefault="000C3C2E" w:rsidP="00893DCB">
            <w:pPr>
              <w:rPr>
                <w:sz w:val="24"/>
                <w:szCs w:val="24"/>
              </w:rPr>
            </w:pPr>
          </w:p>
        </w:tc>
        <w:tc>
          <w:tcPr>
            <w:tcW w:w="1660" w:type="dxa"/>
            <w:gridSpan w:val="2"/>
            <w:tcBorders>
              <w:top w:val="single" w:sz="8" w:space="0" w:color="auto"/>
              <w:right w:val="single" w:sz="8" w:space="0" w:color="auto"/>
            </w:tcBorders>
            <w:vAlign w:val="bottom"/>
          </w:tcPr>
          <w:p w14:paraId="7426A405" w14:textId="77777777" w:rsidR="000C3C2E" w:rsidRDefault="000C3C2E" w:rsidP="00893DCB">
            <w:pPr>
              <w:spacing w:line="283" w:lineRule="exact"/>
              <w:rPr>
                <w:rFonts w:eastAsia="Times New Roman"/>
                <w:sz w:val="26"/>
                <w:szCs w:val="26"/>
              </w:rPr>
            </w:pPr>
          </w:p>
        </w:tc>
        <w:tc>
          <w:tcPr>
            <w:tcW w:w="100" w:type="dxa"/>
            <w:vAlign w:val="bottom"/>
          </w:tcPr>
          <w:p w14:paraId="096F579E" w14:textId="77777777" w:rsidR="000C3C2E" w:rsidRDefault="000C3C2E" w:rsidP="00893DCB">
            <w:pPr>
              <w:rPr>
                <w:sz w:val="24"/>
                <w:szCs w:val="24"/>
              </w:rPr>
            </w:pPr>
          </w:p>
        </w:tc>
        <w:tc>
          <w:tcPr>
            <w:tcW w:w="5000" w:type="dxa"/>
            <w:vAlign w:val="bottom"/>
          </w:tcPr>
          <w:p w14:paraId="0F810F5C" w14:textId="77777777" w:rsidR="000C3C2E" w:rsidRDefault="000C3C2E" w:rsidP="00893DCB">
            <w:pPr>
              <w:rPr>
                <w:sz w:val="24"/>
                <w:szCs w:val="24"/>
              </w:rPr>
            </w:pPr>
          </w:p>
        </w:tc>
      </w:tr>
      <w:tr w:rsidR="000C3C2E" w14:paraId="08ECC850" w14:textId="77777777" w:rsidTr="00893DCB">
        <w:trPr>
          <w:trHeight w:val="301"/>
        </w:trPr>
        <w:tc>
          <w:tcPr>
            <w:tcW w:w="260" w:type="dxa"/>
            <w:tcBorders>
              <w:bottom w:val="single" w:sz="8" w:space="0" w:color="auto"/>
            </w:tcBorders>
            <w:vAlign w:val="bottom"/>
          </w:tcPr>
          <w:p w14:paraId="3D946DF6" w14:textId="77777777" w:rsidR="000C3C2E" w:rsidRDefault="000C3C2E" w:rsidP="00893DCB">
            <w:pPr>
              <w:spacing w:line="293" w:lineRule="exact"/>
              <w:jc w:val="right"/>
            </w:pPr>
            <w:r>
              <w:rPr>
                <w:rFonts w:eastAsia="Times New Roman"/>
                <w:sz w:val="26"/>
                <w:szCs w:val="26"/>
              </w:rPr>
              <w:t>#</w:t>
            </w:r>
          </w:p>
        </w:tc>
        <w:tc>
          <w:tcPr>
            <w:tcW w:w="160" w:type="dxa"/>
            <w:tcBorders>
              <w:bottom w:val="single" w:sz="8" w:space="0" w:color="auto"/>
              <w:right w:val="single" w:sz="8" w:space="0" w:color="auto"/>
            </w:tcBorders>
            <w:vAlign w:val="bottom"/>
          </w:tcPr>
          <w:p w14:paraId="024B3C34" w14:textId="77777777" w:rsidR="000C3C2E" w:rsidRDefault="000C3C2E" w:rsidP="00893DCB">
            <w:pPr>
              <w:rPr>
                <w:sz w:val="24"/>
                <w:szCs w:val="24"/>
              </w:rPr>
            </w:pPr>
          </w:p>
        </w:tc>
        <w:tc>
          <w:tcPr>
            <w:tcW w:w="1380" w:type="dxa"/>
            <w:tcBorders>
              <w:bottom w:val="single" w:sz="8" w:space="0" w:color="auto"/>
              <w:right w:val="single" w:sz="8" w:space="0" w:color="auto"/>
            </w:tcBorders>
            <w:vAlign w:val="bottom"/>
          </w:tcPr>
          <w:p w14:paraId="1B515575" w14:textId="77777777" w:rsidR="000C3C2E" w:rsidRDefault="000C3C2E" w:rsidP="00893DCB">
            <w:pPr>
              <w:spacing w:line="293" w:lineRule="exact"/>
            </w:pPr>
            <w:r>
              <w:rPr>
                <w:rFonts w:eastAsia="Times New Roman"/>
                <w:sz w:val="26"/>
                <w:szCs w:val="26"/>
              </w:rPr>
              <w:t>Name</w:t>
            </w:r>
          </w:p>
        </w:tc>
        <w:tc>
          <w:tcPr>
            <w:tcW w:w="80" w:type="dxa"/>
            <w:tcBorders>
              <w:bottom w:val="single" w:sz="8" w:space="0" w:color="auto"/>
            </w:tcBorders>
            <w:vAlign w:val="bottom"/>
          </w:tcPr>
          <w:p w14:paraId="1A4836AF" w14:textId="77777777" w:rsidR="000C3C2E" w:rsidRDefault="000C3C2E" w:rsidP="00893DCB">
            <w:pPr>
              <w:rPr>
                <w:sz w:val="24"/>
                <w:szCs w:val="24"/>
              </w:rPr>
            </w:pPr>
          </w:p>
        </w:tc>
        <w:tc>
          <w:tcPr>
            <w:tcW w:w="1560" w:type="dxa"/>
            <w:tcBorders>
              <w:bottom w:val="single" w:sz="8" w:space="0" w:color="auto"/>
            </w:tcBorders>
            <w:vAlign w:val="bottom"/>
          </w:tcPr>
          <w:p w14:paraId="5F66A580" w14:textId="77777777" w:rsidR="000C3C2E" w:rsidRDefault="000C3C2E" w:rsidP="00893DCB">
            <w:pPr>
              <w:rPr>
                <w:sz w:val="24"/>
                <w:szCs w:val="24"/>
              </w:rPr>
            </w:pPr>
          </w:p>
        </w:tc>
        <w:tc>
          <w:tcPr>
            <w:tcW w:w="100" w:type="dxa"/>
            <w:tcBorders>
              <w:bottom w:val="single" w:sz="8" w:space="0" w:color="auto"/>
              <w:right w:val="single" w:sz="8" w:space="0" w:color="auto"/>
            </w:tcBorders>
            <w:vAlign w:val="bottom"/>
          </w:tcPr>
          <w:p w14:paraId="7FE7F5BD" w14:textId="77777777" w:rsidR="000C3C2E" w:rsidRDefault="000C3C2E" w:rsidP="00893DCB">
            <w:pPr>
              <w:rPr>
                <w:sz w:val="24"/>
                <w:szCs w:val="24"/>
              </w:rPr>
            </w:pPr>
          </w:p>
        </w:tc>
        <w:tc>
          <w:tcPr>
            <w:tcW w:w="100" w:type="dxa"/>
            <w:vAlign w:val="bottom"/>
          </w:tcPr>
          <w:p w14:paraId="00CB567D" w14:textId="77777777" w:rsidR="000C3C2E" w:rsidRDefault="000C3C2E" w:rsidP="00893DCB">
            <w:pPr>
              <w:rPr>
                <w:sz w:val="24"/>
                <w:szCs w:val="24"/>
              </w:rPr>
            </w:pPr>
          </w:p>
        </w:tc>
        <w:tc>
          <w:tcPr>
            <w:tcW w:w="5000" w:type="dxa"/>
            <w:vAlign w:val="bottom"/>
          </w:tcPr>
          <w:p w14:paraId="13C1B295" w14:textId="77777777" w:rsidR="000C3C2E" w:rsidRDefault="000C3C2E" w:rsidP="00893DCB">
            <w:pPr>
              <w:rPr>
                <w:sz w:val="24"/>
                <w:szCs w:val="24"/>
              </w:rPr>
            </w:pPr>
          </w:p>
        </w:tc>
      </w:tr>
      <w:tr w:rsidR="000C3C2E" w14:paraId="00B18CE0" w14:textId="77777777" w:rsidTr="00893DCB">
        <w:trPr>
          <w:trHeight w:val="284"/>
        </w:trPr>
        <w:tc>
          <w:tcPr>
            <w:tcW w:w="260" w:type="dxa"/>
            <w:vAlign w:val="bottom"/>
          </w:tcPr>
          <w:p w14:paraId="7ECD5D4B" w14:textId="77777777" w:rsidR="000C3C2E" w:rsidRDefault="000C3C2E" w:rsidP="00893DCB">
            <w:pPr>
              <w:rPr>
                <w:sz w:val="24"/>
                <w:szCs w:val="24"/>
              </w:rPr>
            </w:pPr>
          </w:p>
        </w:tc>
        <w:tc>
          <w:tcPr>
            <w:tcW w:w="160" w:type="dxa"/>
            <w:tcBorders>
              <w:right w:val="single" w:sz="8" w:space="0" w:color="auto"/>
            </w:tcBorders>
            <w:vAlign w:val="bottom"/>
          </w:tcPr>
          <w:p w14:paraId="2780FF98" w14:textId="77777777" w:rsidR="000C3C2E" w:rsidRDefault="000C3C2E" w:rsidP="00893DCB">
            <w:pPr>
              <w:rPr>
                <w:sz w:val="24"/>
                <w:szCs w:val="24"/>
              </w:rPr>
            </w:pPr>
          </w:p>
        </w:tc>
        <w:tc>
          <w:tcPr>
            <w:tcW w:w="1380" w:type="dxa"/>
            <w:vMerge w:val="restart"/>
            <w:tcBorders>
              <w:right w:val="single" w:sz="8" w:space="0" w:color="auto"/>
            </w:tcBorders>
            <w:vAlign w:val="bottom"/>
          </w:tcPr>
          <w:p w14:paraId="1ADA3753" w14:textId="77777777" w:rsidR="000C3C2E" w:rsidRDefault="000C3C2E" w:rsidP="00893DCB">
            <w:proofErr w:type="spellStart"/>
            <w:r>
              <w:rPr>
                <w:rFonts w:eastAsia="Times New Roman"/>
                <w:sz w:val="26"/>
                <w:szCs w:val="26"/>
              </w:rPr>
              <w:t>DeptNo</w:t>
            </w:r>
            <w:proofErr w:type="spellEnd"/>
          </w:p>
        </w:tc>
        <w:tc>
          <w:tcPr>
            <w:tcW w:w="80" w:type="dxa"/>
            <w:vAlign w:val="bottom"/>
          </w:tcPr>
          <w:p w14:paraId="40891B1B" w14:textId="77777777" w:rsidR="000C3C2E" w:rsidRDefault="000C3C2E" w:rsidP="00893DCB">
            <w:pPr>
              <w:rPr>
                <w:sz w:val="24"/>
                <w:szCs w:val="24"/>
              </w:rPr>
            </w:pPr>
          </w:p>
        </w:tc>
        <w:tc>
          <w:tcPr>
            <w:tcW w:w="1660" w:type="dxa"/>
            <w:gridSpan w:val="2"/>
            <w:tcBorders>
              <w:right w:val="single" w:sz="8" w:space="0" w:color="auto"/>
            </w:tcBorders>
            <w:vAlign w:val="bottom"/>
          </w:tcPr>
          <w:p w14:paraId="66E1BE3D" w14:textId="77777777" w:rsidR="000C3C2E" w:rsidRDefault="000C3C2E" w:rsidP="00893DCB">
            <w:pPr>
              <w:spacing w:line="285" w:lineRule="exact"/>
            </w:pPr>
            <w:r>
              <w:rPr>
                <w:rFonts w:eastAsia="Times New Roman"/>
                <w:sz w:val="26"/>
                <w:szCs w:val="26"/>
              </w:rPr>
              <w:t>PRIMARY</w:t>
            </w:r>
          </w:p>
        </w:tc>
        <w:tc>
          <w:tcPr>
            <w:tcW w:w="100" w:type="dxa"/>
            <w:vAlign w:val="bottom"/>
          </w:tcPr>
          <w:p w14:paraId="7D4C056B" w14:textId="77777777" w:rsidR="000C3C2E" w:rsidRDefault="000C3C2E" w:rsidP="00893DCB">
            <w:pPr>
              <w:rPr>
                <w:sz w:val="24"/>
                <w:szCs w:val="24"/>
              </w:rPr>
            </w:pPr>
          </w:p>
        </w:tc>
        <w:tc>
          <w:tcPr>
            <w:tcW w:w="5000" w:type="dxa"/>
            <w:vAlign w:val="bottom"/>
          </w:tcPr>
          <w:p w14:paraId="6878E336" w14:textId="77777777" w:rsidR="000C3C2E" w:rsidRDefault="000C3C2E" w:rsidP="00893DCB">
            <w:pPr>
              <w:rPr>
                <w:sz w:val="24"/>
                <w:szCs w:val="24"/>
              </w:rPr>
            </w:pPr>
          </w:p>
        </w:tc>
      </w:tr>
      <w:tr w:rsidR="000C3C2E" w14:paraId="158843CF" w14:textId="77777777" w:rsidTr="00893DCB">
        <w:trPr>
          <w:trHeight w:val="142"/>
        </w:trPr>
        <w:tc>
          <w:tcPr>
            <w:tcW w:w="260" w:type="dxa"/>
            <w:vMerge w:val="restart"/>
            <w:vAlign w:val="bottom"/>
          </w:tcPr>
          <w:p w14:paraId="36762353" w14:textId="77777777" w:rsidR="000C3C2E" w:rsidRDefault="000C3C2E" w:rsidP="00893DCB">
            <w:pPr>
              <w:spacing w:line="296" w:lineRule="exact"/>
              <w:jc w:val="right"/>
            </w:pPr>
            <w:r>
              <w:rPr>
                <w:rFonts w:eastAsia="Times New Roman"/>
                <w:sz w:val="26"/>
                <w:szCs w:val="26"/>
              </w:rPr>
              <w:t>1</w:t>
            </w:r>
          </w:p>
        </w:tc>
        <w:tc>
          <w:tcPr>
            <w:tcW w:w="160" w:type="dxa"/>
            <w:tcBorders>
              <w:right w:val="single" w:sz="8" w:space="0" w:color="auto"/>
            </w:tcBorders>
            <w:vAlign w:val="bottom"/>
          </w:tcPr>
          <w:p w14:paraId="6D35F899" w14:textId="77777777" w:rsidR="000C3C2E" w:rsidRDefault="000C3C2E" w:rsidP="00893DCB">
            <w:pPr>
              <w:rPr>
                <w:sz w:val="12"/>
                <w:szCs w:val="12"/>
              </w:rPr>
            </w:pPr>
          </w:p>
        </w:tc>
        <w:tc>
          <w:tcPr>
            <w:tcW w:w="1380" w:type="dxa"/>
            <w:vMerge/>
            <w:tcBorders>
              <w:right w:val="single" w:sz="8" w:space="0" w:color="auto"/>
            </w:tcBorders>
            <w:vAlign w:val="bottom"/>
          </w:tcPr>
          <w:p w14:paraId="4A8EFBE5" w14:textId="77777777" w:rsidR="000C3C2E" w:rsidRDefault="000C3C2E" w:rsidP="00893DCB">
            <w:pPr>
              <w:rPr>
                <w:sz w:val="12"/>
                <w:szCs w:val="12"/>
              </w:rPr>
            </w:pPr>
          </w:p>
        </w:tc>
        <w:tc>
          <w:tcPr>
            <w:tcW w:w="80" w:type="dxa"/>
            <w:vAlign w:val="bottom"/>
          </w:tcPr>
          <w:p w14:paraId="6A6252D6" w14:textId="77777777" w:rsidR="000C3C2E" w:rsidRDefault="000C3C2E" w:rsidP="00893DCB">
            <w:pPr>
              <w:rPr>
                <w:sz w:val="12"/>
                <w:szCs w:val="12"/>
              </w:rPr>
            </w:pPr>
          </w:p>
        </w:tc>
        <w:tc>
          <w:tcPr>
            <w:tcW w:w="1660" w:type="dxa"/>
            <w:gridSpan w:val="2"/>
            <w:vMerge w:val="restart"/>
            <w:tcBorders>
              <w:right w:val="single" w:sz="8" w:space="0" w:color="auto"/>
            </w:tcBorders>
            <w:vAlign w:val="bottom"/>
          </w:tcPr>
          <w:p w14:paraId="5910C2FE" w14:textId="77777777" w:rsidR="000C3C2E" w:rsidRDefault="000C3C2E" w:rsidP="00893DCB">
            <w:pPr>
              <w:spacing w:line="296" w:lineRule="exact"/>
            </w:pPr>
            <w:r>
              <w:rPr>
                <w:rFonts w:eastAsia="Times New Roman"/>
                <w:sz w:val="26"/>
                <w:szCs w:val="26"/>
              </w:rPr>
              <w:t>KEY</w:t>
            </w:r>
          </w:p>
        </w:tc>
        <w:tc>
          <w:tcPr>
            <w:tcW w:w="100" w:type="dxa"/>
            <w:vAlign w:val="bottom"/>
          </w:tcPr>
          <w:p w14:paraId="73156FA6" w14:textId="77777777" w:rsidR="000C3C2E" w:rsidRDefault="000C3C2E" w:rsidP="00893DCB">
            <w:pPr>
              <w:rPr>
                <w:sz w:val="12"/>
                <w:szCs w:val="12"/>
              </w:rPr>
            </w:pPr>
          </w:p>
        </w:tc>
        <w:tc>
          <w:tcPr>
            <w:tcW w:w="5000" w:type="dxa"/>
            <w:vAlign w:val="bottom"/>
          </w:tcPr>
          <w:p w14:paraId="18692A4B" w14:textId="77777777" w:rsidR="000C3C2E" w:rsidRDefault="000C3C2E" w:rsidP="00893DCB">
            <w:pPr>
              <w:rPr>
                <w:sz w:val="12"/>
                <w:szCs w:val="12"/>
              </w:rPr>
            </w:pPr>
          </w:p>
        </w:tc>
      </w:tr>
      <w:tr w:rsidR="000C3C2E" w14:paraId="7C194074" w14:textId="77777777" w:rsidTr="00893DCB">
        <w:trPr>
          <w:trHeight w:val="161"/>
        </w:trPr>
        <w:tc>
          <w:tcPr>
            <w:tcW w:w="260" w:type="dxa"/>
            <w:vMerge/>
            <w:tcBorders>
              <w:bottom w:val="single" w:sz="8" w:space="0" w:color="auto"/>
            </w:tcBorders>
            <w:vAlign w:val="bottom"/>
          </w:tcPr>
          <w:p w14:paraId="279E1765" w14:textId="77777777" w:rsidR="000C3C2E" w:rsidRDefault="000C3C2E" w:rsidP="00893DCB">
            <w:pPr>
              <w:rPr>
                <w:sz w:val="14"/>
                <w:szCs w:val="14"/>
              </w:rPr>
            </w:pPr>
          </w:p>
        </w:tc>
        <w:tc>
          <w:tcPr>
            <w:tcW w:w="160" w:type="dxa"/>
            <w:tcBorders>
              <w:bottom w:val="single" w:sz="8" w:space="0" w:color="auto"/>
              <w:right w:val="single" w:sz="8" w:space="0" w:color="auto"/>
            </w:tcBorders>
            <w:vAlign w:val="bottom"/>
          </w:tcPr>
          <w:p w14:paraId="76F44432" w14:textId="77777777" w:rsidR="000C3C2E" w:rsidRDefault="000C3C2E" w:rsidP="00893DCB">
            <w:pPr>
              <w:rPr>
                <w:sz w:val="14"/>
                <w:szCs w:val="14"/>
              </w:rPr>
            </w:pPr>
          </w:p>
        </w:tc>
        <w:tc>
          <w:tcPr>
            <w:tcW w:w="1380" w:type="dxa"/>
            <w:tcBorders>
              <w:bottom w:val="single" w:sz="8" w:space="0" w:color="auto"/>
              <w:right w:val="single" w:sz="8" w:space="0" w:color="auto"/>
            </w:tcBorders>
            <w:vAlign w:val="bottom"/>
          </w:tcPr>
          <w:p w14:paraId="13E92F72" w14:textId="77777777" w:rsidR="000C3C2E" w:rsidRDefault="000C3C2E" w:rsidP="00893DCB">
            <w:pPr>
              <w:rPr>
                <w:sz w:val="14"/>
                <w:szCs w:val="14"/>
              </w:rPr>
            </w:pPr>
          </w:p>
        </w:tc>
        <w:tc>
          <w:tcPr>
            <w:tcW w:w="80" w:type="dxa"/>
            <w:tcBorders>
              <w:bottom w:val="single" w:sz="8" w:space="0" w:color="auto"/>
            </w:tcBorders>
            <w:vAlign w:val="bottom"/>
          </w:tcPr>
          <w:p w14:paraId="73CDF6DC" w14:textId="77777777" w:rsidR="000C3C2E" w:rsidRDefault="000C3C2E" w:rsidP="00893DCB">
            <w:pPr>
              <w:rPr>
                <w:sz w:val="14"/>
                <w:szCs w:val="14"/>
              </w:rPr>
            </w:pPr>
          </w:p>
        </w:tc>
        <w:tc>
          <w:tcPr>
            <w:tcW w:w="1660" w:type="dxa"/>
            <w:gridSpan w:val="2"/>
            <w:vMerge/>
            <w:tcBorders>
              <w:bottom w:val="single" w:sz="8" w:space="0" w:color="auto"/>
              <w:right w:val="single" w:sz="8" w:space="0" w:color="auto"/>
            </w:tcBorders>
            <w:vAlign w:val="bottom"/>
          </w:tcPr>
          <w:p w14:paraId="3F845CF1" w14:textId="77777777" w:rsidR="000C3C2E" w:rsidRDefault="000C3C2E" w:rsidP="00893DCB">
            <w:pPr>
              <w:rPr>
                <w:sz w:val="14"/>
                <w:szCs w:val="14"/>
              </w:rPr>
            </w:pPr>
          </w:p>
        </w:tc>
        <w:tc>
          <w:tcPr>
            <w:tcW w:w="100" w:type="dxa"/>
            <w:vAlign w:val="bottom"/>
          </w:tcPr>
          <w:p w14:paraId="53EE6FAD" w14:textId="77777777" w:rsidR="000C3C2E" w:rsidRDefault="000C3C2E" w:rsidP="00893DCB">
            <w:pPr>
              <w:rPr>
                <w:sz w:val="14"/>
                <w:szCs w:val="14"/>
              </w:rPr>
            </w:pPr>
          </w:p>
        </w:tc>
        <w:tc>
          <w:tcPr>
            <w:tcW w:w="5000" w:type="dxa"/>
            <w:vAlign w:val="bottom"/>
          </w:tcPr>
          <w:p w14:paraId="7D3F2FCA" w14:textId="77777777" w:rsidR="000C3C2E" w:rsidRDefault="000C3C2E" w:rsidP="00893DCB">
            <w:pPr>
              <w:rPr>
                <w:sz w:val="14"/>
                <w:szCs w:val="14"/>
              </w:rPr>
            </w:pPr>
          </w:p>
        </w:tc>
      </w:tr>
    </w:tbl>
    <w:p w14:paraId="6FCAADE1" w14:textId="77777777" w:rsidR="000C3C2E" w:rsidRDefault="000C3C2E" w:rsidP="000C3C2E"/>
    <w:p w14:paraId="4D7D87CD" w14:textId="77777777" w:rsidR="000C3C2E" w:rsidRDefault="000C3C2E" w:rsidP="000C3C2E">
      <w:r>
        <w:rPr>
          <w:noProof/>
        </w:rPr>
        <w:drawing>
          <wp:inline distT="0" distB="0" distL="114300" distR="114300" wp14:anchorId="5A37287A" wp14:editId="1118AD16">
            <wp:extent cx="5269865" cy="2254250"/>
            <wp:effectExtent l="0" t="0" r="3175" b="1270"/>
            <wp:docPr id="130511201" name="Picture 13051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69865" cy="2254250"/>
                    </a:xfrm>
                    <a:prstGeom prst="rect">
                      <a:avLst/>
                    </a:prstGeom>
                    <a:noFill/>
                    <a:ln>
                      <a:noFill/>
                    </a:ln>
                  </pic:spPr>
                </pic:pic>
              </a:graphicData>
            </a:graphic>
          </wp:inline>
        </w:drawing>
      </w:r>
    </w:p>
    <w:p w14:paraId="63CF8F13" w14:textId="77777777" w:rsidR="000C3C2E" w:rsidRDefault="000C3C2E" w:rsidP="000C3C2E"/>
    <w:tbl>
      <w:tblPr>
        <w:tblW w:w="0" w:type="auto"/>
        <w:tblLayout w:type="fixed"/>
        <w:tblCellMar>
          <w:left w:w="0" w:type="dxa"/>
          <w:right w:w="0" w:type="dxa"/>
        </w:tblCellMar>
        <w:tblLook w:val="04A0" w:firstRow="1" w:lastRow="0" w:firstColumn="1" w:lastColumn="0" w:noHBand="0" w:noVBand="1"/>
      </w:tblPr>
      <w:tblGrid>
        <w:gridCol w:w="40"/>
        <w:gridCol w:w="260"/>
        <w:gridCol w:w="160"/>
        <w:gridCol w:w="1380"/>
        <w:gridCol w:w="80"/>
        <w:gridCol w:w="1560"/>
        <w:gridCol w:w="100"/>
        <w:gridCol w:w="100"/>
        <w:gridCol w:w="5000"/>
        <w:gridCol w:w="20"/>
      </w:tblGrid>
      <w:tr w:rsidR="000C3C2E" w14:paraId="4C27D778" w14:textId="77777777" w:rsidTr="00893DCB">
        <w:trPr>
          <w:trHeight w:val="575"/>
        </w:trPr>
        <w:tc>
          <w:tcPr>
            <w:tcW w:w="40" w:type="dxa"/>
            <w:vAlign w:val="bottom"/>
          </w:tcPr>
          <w:p w14:paraId="2CB0B04F" w14:textId="77777777" w:rsidR="000C3C2E" w:rsidRDefault="000C3C2E" w:rsidP="00893DCB">
            <w:pPr>
              <w:rPr>
                <w:sz w:val="24"/>
                <w:szCs w:val="24"/>
              </w:rPr>
            </w:pPr>
          </w:p>
        </w:tc>
        <w:tc>
          <w:tcPr>
            <w:tcW w:w="260" w:type="dxa"/>
            <w:vAlign w:val="bottom"/>
          </w:tcPr>
          <w:p w14:paraId="0BBF14E8" w14:textId="32C8E4E9" w:rsidR="000C3C2E" w:rsidRDefault="000C3C2E" w:rsidP="00893DCB">
            <w:r>
              <w:rPr>
                <w:rFonts w:eastAsia="Times New Roman"/>
                <w:w w:val="92"/>
                <w:sz w:val="26"/>
                <w:szCs w:val="26"/>
              </w:rPr>
              <w:t>5)</w:t>
            </w:r>
          </w:p>
        </w:tc>
        <w:tc>
          <w:tcPr>
            <w:tcW w:w="8380" w:type="dxa"/>
            <w:gridSpan w:val="7"/>
            <w:vAlign w:val="bottom"/>
          </w:tcPr>
          <w:p w14:paraId="3C91AFEB" w14:textId="77777777" w:rsidR="000C3C2E" w:rsidRDefault="000C3C2E" w:rsidP="00893DCB">
            <w:r>
              <w:rPr>
                <w:rFonts w:eastAsia="Times New Roman"/>
                <w:sz w:val="26"/>
                <w:szCs w:val="26"/>
              </w:rPr>
              <w:t>Alter the table name COURSE with following structure.</w:t>
            </w:r>
          </w:p>
        </w:tc>
        <w:tc>
          <w:tcPr>
            <w:tcW w:w="0" w:type="dxa"/>
            <w:vAlign w:val="bottom"/>
          </w:tcPr>
          <w:p w14:paraId="3C16A795" w14:textId="77777777" w:rsidR="000C3C2E" w:rsidRDefault="000C3C2E" w:rsidP="00893DCB">
            <w:pPr>
              <w:rPr>
                <w:sz w:val="1"/>
                <w:szCs w:val="1"/>
              </w:rPr>
            </w:pPr>
          </w:p>
        </w:tc>
      </w:tr>
      <w:tr w:rsidR="000C3C2E" w14:paraId="01218471" w14:textId="77777777" w:rsidTr="00893DCB">
        <w:trPr>
          <w:trHeight w:val="318"/>
        </w:trPr>
        <w:tc>
          <w:tcPr>
            <w:tcW w:w="40" w:type="dxa"/>
            <w:vAlign w:val="bottom"/>
          </w:tcPr>
          <w:p w14:paraId="2F81F65A" w14:textId="77777777" w:rsidR="000C3C2E" w:rsidRDefault="000C3C2E" w:rsidP="00893DCB">
            <w:pPr>
              <w:rPr>
                <w:sz w:val="24"/>
                <w:szCs w:val="24"/>
              </w:rPr>
            </w:pPr>
          </w:p>
        </w:tc>
        <w:tc>
          <w:tcPr>
            <w:tcW w:w="260" w:type="dxa"/>
            <w:vAlign w:val="bottom"/>
          </w:tcPr>
          <w:p w14:paraId="27D4B9C8" w14:textId="77777777" w:rsidR="000C3C2E" w:rsidRDefault="000C3C2E" w:rsidP="00893DCB">
            <w:pPr>
              <w:rPr>
                <w:sz w:val="24"/>
                <w:szCs w:val="24"/>
              </w:rPr>
            </w:pPr>
          </w:p>
        </w:tc>
        <w:tc>
          <w:tcPr>
            <w:tcW w:w="160" w:type="dxa"/>
            <w:vAlign w:val="bottom"/>
          </w:tcPr>
          <w:p w14:paraId="26E7F464" w14:textId="77777777" w:rsidR="000C3C2E" w:rsidRDefault="000C3C2E" w:rsidP="00893DCB">
            <w:pPr>
              <w:rPr>
                <w:sz w:val="24"/>
                <w:szCs w:val="24"/>
              </w:rPr>
            </w:pPr>
          </w:p>
        </w:tc>
        <w:tc>
          <w:tcPr>
            <w:tcW w:w="1460" w:type="dxa"/>
            <w:gridSpan w:val="2"/>
            <w:vAlign w:val="bottom"/>
          </w:tcPr>
          <w:p w14:paraId="2B9765CA" w14:textId="77777777" w:rsidR="000C3C2E" w:rsidRDefault="000C3C2E" w:rsidP="00893DCB">
            <w:pPr>
              <w:rPr>
                <w:sz w:val="24"/>
                <w:szCs w:val="24"/>
              </w:rPr>
            </w:pPr>
          </w:p>
        </w:tc>
        <w:tc>
          <w:tcPr>
            <w:tcW w:w="1760" w:type="dxa"/>
            <w:gridSpan w:val="3"/>
            <w:vAlign w:val="bottom"/>
          </w:tcPr>
          <w:p w14:paraId="6A28B878" w14:textId="77777777" w:rsidR="000C3C2E" w:rsidRDefault="000C3C2E" w:rsidP="00893DCB">
            <w:pPr>
              <w:rPr>
                <w:sz w:val="24"/>
                <w:szCs w:val="24"/>
              </w:rPr>
            </w:pPr>
          </w:p>
        </w:tc>
        <w:tc>
          <w:tcPr>
            <w:tcW w:w="5000" w:type="dxa"/>
            <w:vAlign w:val="bottom"/>
          </w:tcPr>
          <w:p w14:paraId="3739B560" w14:textId="77777777" w:rsidR="000C3C2E" w:rsidRDefault="000C3C2E" w:rsidP="00893DCB">
            <w:pPr>
              <w:rPr>
                <w:sz w:val="24"/>
                <w:szCs w:val="24"/>
              </w:rPr>
            </w:pPr>
          </w:p>
        </w:tc>
        <w:tc>
          <w:tcPr>
            <w:tcW w:w="0" w:type="dxa"/>
            <w:vAlign w:val="bottom"/>
          </w:tcPr>
          <w:p w14:paraId="3BEFFF4A" w14:textId="77777777" w:rsidR="000C3C2E" w:rsidRDefault="000C3C2E" w:rsidP="00893DCB">
            <w:pPr>
              <w:rPr>
                <w:sz w:val="1"/>
                <w:szCs w:val="1"/>
              </w:rPr>
            </w:pPr>
          </w:p>
        </w:tc>
      </w:tr>
      <w:tr w:rsidR="000C3C2E" w14:paraId="41549848" w14:textId="77777777" w:rsidTr="00893DCB">
        <w:trPr>
          <w:trHeight w:val="283"/>
        </w:trPr>
        <w:tc>
          <w:tcPr>
            <w:tcW w:w="40" w:type="dxa"/>
            <w:vAlign w:val="bottom"/>
          </w:tcPr>
          <w:p w14:paraId="7DE28C42" w14:textId="77777777" w:rsidR="000C3C2E" w:rsidRDefault="000C3C2E" w:rsidP="00893DCB">
            <w:pPr>
              <w:rPr>
                <w:sz w:val="24"/>
                <w:szCs w:val="24"/>
              </w:rPr>
            </w:pPr>
          </w:p>
        </w:tc>
        <w:tc>
          <w:tcPr>
            <w:tcW w:w="260" w:type="dxa"/>
            <w:tcBorders>
              <w:top w:val="single" w:sz="8" w:space="0" w:color="auto"/>
            </w:tcBorders>
            <w:vAlign w:val="bottom"/>
          </w:tcPr>
          <w:p w14:paraId="772BBC6E" w14:textId="77777777" w:rsidR="000C3C2E" w:rsidRDefault="000C3C2E" w:rsidP="00893DCB">
            <w:pPr>
              <w:rPr>
                <w:sz w:val="24"/>
                <w:szCs w:val="24"/>
              </w:rPr>
            </w:pPr>
          </w:p>
        </w:tc>
        <w:tc>
          <w:tcPr>
            <w:tcW w:w="160" w:type="dxa"/>
            <w:tcBorders>
              <w:top w:val="single" w:sz="8" w:space="0" w:color="auto"/>
              <w:right w:val="single" w:sz="8" w:space="0" w:color="auto"/>
            </w:tcBorders>
            <w:vAlign w:val="bottom"/>
          </w:tcPr>
          <w:p w14:paraId="63E8C876" w14:textId="77777777" w:rsidR="000C3C2E" w:rsidRDefault="000C3C2E" w:rsidP="00893DCB">
            <w:pPr>
              <w:rPr>
                <w:sz w:val="24"/>
                <w:szCs w:val="24"/>
              </w:rPr>
            </w:pPr>
          </w:p>
        </w:tc>
        <w:tc>
          <w:tcPr>
            <w:tcW w:w="1380" w:type="dxa"/>
            <w:tcBorders>
              <w:top w:val="single" w:sz="8" w:space="0" w:color="auto"/>
              <w:right w:val="single" w:sz="8" w:space="0" w:color="auto"/>
            </w:tcBorders>
            <w:vAlign w:val="bottom"/>
          </w:tcPr>
          <w:p w14:paraId="745F447C" w14:textId="77777777" w:rsidR="000C3C2E" w:rsidRDefault="000C3C2E" w:rsidP="00893DCB">
            <w:pPr>
              <w:spacing w:line="283" w:lineRule="exact"/>
            </w:pPr>
            <w:r>
              <w:rPr>
                <w:rFonts w:eastAsia="Times New Roman"/>
                <w:sz w:val="26"/>
                <w:szCs w:val="26"/>
              </w:rPr>
              <w:t>Column</w:t>
            </w:r>
          </w:p>
        </w:tc>
        <w:tc>
          <w:tcPr>
            <w:tcW w:w="80" w:type="dxa"/>
            <w:tcBorders>
              <w:top w:val="single" w:sz="8" w:space="0" w:color="auto"/>
            </w:tcBorders>
            <w:vAlign w:val="bottom"/>
          </w:tcPr>
          <w:p w14:paraId="05D33F4A" w14:textId="77777777" w:rsidR="000C3C2E" w:rsidRDefault="000C3C2E" w:rsidP="00893DCB">
            <w:pPr>
              <w:rPr>
                <w:sz w:val="24"/>
                <w:szCs w:val="24"/>
              </w:rPr>
            </w:pPr>
          </w:p>
        </w:tc>
        <w:tc>
          <w:tcPr>
            <w:tcW w:w="1760" w:type="dxa"/>
            <w:gridSpan w:val="3"/>
            <w:tcBorders>
              <w:top w:val="single" w:sz="8" w:space="0" w:color="auto"/>
              <w:right w:val="single" w:sz="8" w:space="0" w:color="auto"/>
            </w:tcBorders>
            <w:vAlign w:val="bottom"/>
          </w:tcPr>
          <w:p w14:paraId="142F9F46" w14:textId="77777777" w:rsidR="000C3C2E" w:rsidRDefault="000C3C2E" w:rsidP="00893DCB">
            <w:pPr>
              <w:spacing w:line="283" w:lineRule="exact"/>
            </w:pPr>
            <w:r>
              <w:rPr>
                <w:rFonts w:eastAsia="Times New Roman"/>
                <w:sz w:val="26"/>
                <w:szCs w:val="26"/>
              </w:rPr>
              <w:t>Constraint</w:t>
            </w:r>
          </w:p>
        </w:tc>
        <w:tc>
          <w:tcPr>
            <w:tcW w:w="5000" w:type="dxa"/>
            <w:vAlign w:val="bottom"/>
          </w:tcPr>
          <w:p w14:paraId="01FE0C69" w14:textId="77777777" w:rsidR="000C3C2E" w:rsidRDefault="000C3C2E" w:rsidP="00893DCB">
            <w:pPr>
              <w:rPr>
                <w:sz w:val="24"/>
                <w:szCs w:val="24"/>
              </w:rPr>
            </w:pPr>
          </w:p>
        </w:tc>
        <w:tc>
          <w:tcPr>
            <w:tcW w:w="0" w:type="dxa"/>
            <w:vAlign w:val="bottom"/>
          </w:tcPr>
          <w:p w14:paraId="0A2ED2AB" w14:textId="77777777" w:rsidR="000C3C2E" w:rsidRDefault="000C3C2E" w:rsidP="00893DCB">
            <w:pPr>
              <w:rPr>
                <w:sz w:val="1"/>
                <w:szCs w:val="1"/>
              </w:rPr>
            </w:pPr>
          </w:p>
        </w:tc>
      </w:tr>
      <w:tr w:rsidR="000C3C2E" w14:paraId="52776A25" w14:textId="77777777" w:rsidTr="00893DCB">
        <w:trPr>
          <w:trHeight w:val="298"/>
        </w:trPr>
        <w:tc>
          <w:tcPr>
            <w:tcW w:w="40" w:type="dxa"/>
            <w:vAlign w:val="bottom"/>
          </w:tcPr>
          <w:p w14:paraId="6562C86D" w14:textId="77777777" w:rsidR="000C3C2E" w:rsidRDefault="000C3C2E" w:rsidP="00893DCB">
            <w:pPr>
              <w:rPr>
                <w:sz w:val="24"/>
                <w:szCs w:val="24"/>
              </w:rPr>
            </w:pPr>
          </w:p>
        </w:tc>
        <w:tc>
          <w:tcPr>
            <w:tcW w:w="260" w:type="dxa"/>
            <w:tcBorders>
              <w:bottom w:val="single" w:sz="8" w:space="0" w:color="auto"/>
            </w:tcBorders>
            <w:vAlign w:val="bottom"/>
          </w:tcPr>
          <w:p w14:paraId="19AFFD0E" w14:textId="77777777" w:rsidR="000C3C2E" w:rsidRDefault="000C3C2E" w:rsidP="00893DCB">
            <w:pPr>
              <w:spacing w:line="293" w:lineRule="exact"/>
              <w:jc w:val="right"/>
            </w:pPr>
            <w:r>
              <w:rPr>
                <w:rFonts w:eastAsia="Times New Roman"/>
                <w:sz w:val="26"/>
                <w:szCs w:val="26"/>
              </w:rPr>
              <w:t>#</w:t>
            </w:r>
          </w:p>
        </w:tc>
        <w:tc>
          <w:tcPr>
            <w:tcW w:w="160" w:type="dxa"/>
            <w:tcBorders>
              <w:bottom w:val="single" w:sz="8" w:space="0" w:color="auto"/>
              <w:right w:val="single" w:sz="8" w:space="0" w:color="auto"/>
            </w:tcBorders>
            <w:vAlign w:val="bottom"/>
          </w:tcPr>
          <w:p w14:paraId="0F8BB471" w14:textId="77777777" w:rsidR="000C3C2E" w:rsidRDefault="000C3C2E" w:rsidP="00893DCB">
            <w:pPr>
              <w:rPr>
                <w:sz w:val="24"/>
                <w:szCs w:val="24"/>
              </w:rPr>
            </w:pPr>
          </w:p>
        </w:tc>
        <w:tc>
          <w:tcPr>
            <w:tcW w:w="1380" w:type="dxa"/>
            <w:tcBorders>
              <w:bottom w:val="single" w:sz="8" w:space="0" w:color="auto"/>
              <w:right w:val="single" w:sz="8" w:space="0" w:color="auto"/>
            </w:tcBorders>
            <w:vAlign w:val="bottom"/>
          </w:tcPr>
          <w:p w14:paraId="7D9608EC" w14:textId="77777777" w:rsidR="000C3C2E" w:rsidRDefault="000C3C2E" w:rsidP="00893DCB">
            <w:pPr>
              <w:spacing w:line="293" w:lineRule="exact"/>
            </w:pPr>
            <w:r>
              <w:rPr>
                <w:rFonts w:eastAsia="Times New Roman"/>
                <w:sz w:val="26"/>
                <w:szCs w:val="26"/>
              </w:rPr>
              <w:t>Name</w:t>
            </w:r>
          </w:p>
        </w:tc>
        <w:tc>
          <w:tcPr>
            <w:tcW w:w="80" w:type="dxa"/>
            <w:tcBorders>
              <w:bottom w:val="single" w:sz="8" w:space="0" w:color="auto"/>
            </w:tcBorders>
            <w:vAlign w:val="bottom"/>
          </w:tcPr>
          <w:p w14:paraId="7FE13693" w14:textId="77777777" w:rsidR="000C3C2E" w:rsidRDefault="000C3C2E" w:rsidP="00893DCB">
            <w:pPr>
              <w:rPr>
                <w:sz w:val="24"/>
                <w:szCs w:val="24"/>
              </w:rPr>
            </w:pPr>
          </w:p>
        </w:tc>
        <w:tc>
          <w:tcPr>
            <w:tcW w:w="1560" w:type="dxa"/>
            <w:tcBorders>
              <w:bottom w:val="single" w:sz="8" w:space="0" w:color="auto"/>
            </w:tcBorders>
            <w:vAlign w:val="bottom"/>
          </w:tcPr>
          <w:p w14:paraId="7DF79484" w14:textId="77777777" w:rsidR="000C3C2E" w:rsidRDefault="000C3C2E" w:rsidP="00893DCB">
            <w:pPr>
              <w:rPr>
                <w:sz w:val="24"/>
                <w:szCs w:val="24"/>
              </w:rPr>
            </w:pPr>
          </w:p>
        </w:tc>
        <w:tc>
          <w:tcPr>
            <w:tcW w:w="100" w:type="dxa"/>
            <w:tcBorders>
              <w:bottom w:val="single" w:sz="8" w:space="0" w:color="auto"/>
            </w:tcBorders>
            <w:vAlign w:val="bottom"/>
          </w:tcPr>
          <w:p w14:paraId="1E099A8B" w14:textId="77777777" w:rsidR="000C3C2E" w:rsidRDefault="000C3C2E" w:rsidP="00893DCB">
            <w:pPr>
              <w:rPr>
                <w:sz w:val="24"/>
                <w:szCs w:val="24"/>
              </w:rPr>
            </w:pPr>
          </w:p>
        </w:tc>
        <w:tc>
          <w:tcPr>
            <w:tcW w:w="100" w:type="dxa"/>
            <w:tcBorders>
              <w:bottom w:val="single" w:sz="8" w:space="0" w:color="auto"/>
              <w:right w:val="single" w:sz="8" w:space="0" w:color="auto"/>
            </w:tcBorders>
            <w:vAlign w:val="bottom"/>
          </w:tcPr>
          <w:p w14:paraId="717A9372" w14:textId="77777777" w:rsidR="000C3C2E" w:rsidRDefault="000C3C2E" w:rsidP="00893DCB">
            <w:pPr>
              <w:rPr>
                <w:sz w:val="24"/>
                <w:szCs w:val="24"/>
              </w:rPr>
            </w:pPr>
          </w:p>
        </w:tc>
        <w:tc>
          <w:tcPr>
            <w:tcW w:w="5000" w:type="dxa"/>
            <w:vAlign w:val="bottom"/>
          </w:tcPr>
          <w:p w14:paraId="06776B29" w14:textId="77777777" w:rsidR="000C3C2E" w:rsidRDefault="000C3C2E" w:rsidP="00893DCB">
            <w:pPr>
              <w:rPr>
                <w:sz w:val="24"/>
                <w:szCs w:val="24"/>
              </w:rPr>
            </w:pPr>
          </w:p>
        </w:tc>
        <w:tc>
          <w:tcPr>
            <w:tcW w:w="0" w:type="dxa"/>
            <w:vAlign w:val="bottom"/>
          </w:tcPr>
          <w:p w14:paraId="2E56C95B" w14:textId="77777777" w:rsidR="000C3C2E" w:rsidRDefault="000C3C2E" w:rsidP="00893DCB">
            <w:pPr>
              <w:rPr>
                <w:sz w:val="1"/>
                <w:szCs w:val="1"/>
              </w:rPr>
            </w:pPr>
          </w:p>
        </w:tc>
      </w:tr>
      <w:tr w:rsidR="000C3C2E" w14:paraId="3B419793" w14:textId="77777777" w:rsidTr="00893DCB">
        <w:trPr>
          <w:trHeight w:val="284"/>
        </w:trPr>
        <w:tc>
          <w:tcPr>
            <w:tcW w:w="40" w:type="dxa"/>
            <w:vAlign w:val="bottom"/>
          </w:tcPr>
          <w:p w14:paraId="4A2FEF39" w14:textId="77777777" w:rsidR="000C3C2E" w:rsidRDefault="000C3C2E" w:rsidP="00893DCB">
            <w:pPr>
              <w:rPr>
                <w:sz w:val="24"/>
                <w:szCs w:val="24"/>
              </w:rPr>
            </w:pPr>
          </w:p>
        </w:tc>
        <w:tc>
          <w:tcPr>
            <w:tcW w:w="260" w:type="dxa"/>
            <w:vAlign w:val="bottom"/>
          </w:tcPr>
          <w:p w14:paraId="2BF9391F" w14:textId="77777777" w:rsidR="000C3C2E" w:rsidRDefault="000C3C2E" w:rsidP="00893DCB">
            <w:pPr>
              <w:rPr>
                <w:sz w:val="24"/>
                <w:szCs w:val="24"/>
              </w:rPr>
            </w:pPr>
          </w:p>
        </w:tc>
        <w:tc>
          <w:tcPr>
            <w:tcW w:w="160" w:type="dxa"/>
            <w:tcBorders>
              <w:right w:val="single" w:sz="8" w:space="0" w:color="auto"/>
            </w:tcBorders>
            <w:vAlign w:val="bottom"/>
          </w:tcPr>
          <w:p w14:paraId="131124D2" w14:textId="77777777" w:rsidR="000C3C2E" w:rsidRDefault="000C3C2E" w:rsidP="00893DCB">
            <w:pPr>
              <w:rPr>
                <w:sz w:val="24"/>
                <w:szCs w:val="24"/>
              </w:rPr>
            </w:pPr>
          </w:p>
        </w:tc>
        <w:tc>
          <w:tcPr>
            <w:tcW w:w="1380" w:type="dxa"/>
            <w:vMerge w:val="restart"/>
            <w:tcBorders>
              <w:right w:val="single" w:sz="8" w:space="0" w:color="auto"/>
            </w:tcBorders>
            <w:vAlign w:val="bottom"/>
          </w:tcPr>
          <w:p w14:paraId="13BE3581" w14:textId="77777777" w:rsidR="000C3C2E" w:rsidRDefault="000C3C2E" w:rsidP="00893DCB">
            <w:proofErr w:type="spellStart"/>
            <w:r>
              <w:rPr>
                <w:rFonts w:eastAsia="Times New Roman"/>
                <w:sz w:val="26"/>
                <w:szCs w:val="26"/>
              </w:rPr>
              <w:t>CourseNo</w:t>
            </w:r>
            <w:proofErr w:type="spellEnd"/>
          </w:p>
        </w:tc>
        <w:tc>
          <w:tcPr>
            <w:tcW w:w="80" w:type="dxa"/>
            <w:vAlign w:val="bottom"/>
          </w:tcPr>
          <w:p w14:paraId="03174599" w14:textId="77777777" w:rsidR="000C3C2E" w:rsidRDefault="000C3C2E" w:rsidP="00893DCB">
            <w:pPr>
              <w:rPr>
                <w:sz w:val="24"/>
                <w:szCs w:val="24"/>
              </w:rPr>
            </w:pPr>
          </w:p>
        </w:tc>
        <w:tc>
          <w:tcPr>
            <w:tcW w:w="1760" w:type="dxa"/>
            <w:gridSpan w:val="3"/>
            <w:tcBorders>
              <w:right w:val="single" w:sz="8" w:space="0" w:color="auto"/>
            </w:tcBorders>
            <w:vAlign w:val="bottom"/>
          </w:tcPr>
          <w:p w14:paraId="2ED5A6BF" w14:textId="77777777" w:rsidR="000C3C2E" w:rsidRDefault="000C3C2E" w:rsidP="00893DCB">
            <w:pPr>
              <w:spacing w:line="285" w:lineRule="exact"/>
            </w:pPr>
            <w:r>
              <w:rPr>
                <w:rFonts w:eastAsia="Times New Roman"/>
                <w:sz w:val="26"/>
                <w:szCs w:val="26"/>
              </w:rPr>
              <w:t>PRIMARY</w:t>
            </w:r>
          </w:p>
        </w:tc>
        <w:tc>
          <w:tcPr>
            <w:tcW w:w="5000" w:type="dxa"/>
            <w:vAlign w:val="bottom"/>
          </w:tcPr>
          <w:p w14:paraId="556AAEA7" w14:textId="77777777" w:rsidR="000C3C2E" w:rsidRDefault="000C3C2E" w:rsidP="00893DCB">
            <w:pPr>
              <w:rPr>
                <w:sz w:val="24"/>
                <w:szCs w:val="24"/>
              </w:rPr>
            </w:pPr>
          </w:p>
        </w:tc>
        <w:tc>
          <w:tcPr>
            <w:tcW w:w="0" w:type="dxa"/>
            <w:vAlign w:val="bottom"/>
          </w:tcPr>
          <w:p w14:paraId="78BB0F29" w14:textId="77777777" w:rsidR="000C3C2E" w:rsidRDefault="000C3C2E" w:rsidP="00893DCB">
            <w:pPr>
              <w:rPr>
                <w:sz w:val="1"/>
                <w:szCs w:val="1"/>
              </w:rPr>
            </w:pPr>
          </w:p>
        </w:tc>
      </w:tr>
      <w:tr w:rsidR="000C3C2E" w14:paraId="4144D98E" w14:textId="77777777" w:rsidTr="00893DCB">
        <w:trPr>
          <w:trHeight w:val="142"/>
        </w:trPr>
        <w:tc>
          <w:tcPr>
            <w:tcW w:w="40" w:type="dxa"/>
            <w:vAlign w:val="bottom"/>
          </w:tcPr>
          <w:p w14:paraId="5E60A9A8" w14:textId="77777777" w:rsidR="000C3C2E" w:rsidRDefault="000C3C2E" w:rsidP="00893DCB">
            <w:pPr>
              <w:rPr>
                <w:sz w:val="12"/>
                <w:szCs w:val="12"/>
              </w:rPr>
            </w:pPr>
          </w:p>
        </w:tc>
        <w:tc>
          <w:tcPr>
            <w:tcW w:w="260" w:type="dxa"/>
            <w:vMerge w:val="restart"/>
            <w:vAlign w:val="bottom"/>
          </w:tcPr>
          <w:p w14:paraId="3D598845" w14:textId="77777777" w:rsidR="000C3C2E" w:rsidRDefault="000C3C2E" w:rsidP="00893DCB">
            <w:pPr>
              <w:jc w:val="right"/>
            </w:pPr>
            <w:r>
              <w:rPr>
                <w:rFonts w:eastAsia="Times New Roman"/>
                <w:sz w:val="26"/>
                <w:szCs w:val="26"/>
              </w:rPr>
              <w:t>1</w:t>
            </w:r>
          </w:p>
        </w:tc>
        <w:tc>
          <w:tcPr>
            <w:tcW w:w="160" w:type="dxa"/>
            <w:tcBorders>
              <w:right w:val="single" w:sz="8" w:space="0" w:color="auto"/>
            </w:tcBorders>
            <w:vAlign w:val="bottom"/>
          </w:tcPr>
          <w:p w14:paraId="2ECD8AAC" w14:textId="77777777" w:rsidR="000C3C2E" w:rsidRDefault="000C3C2E" w:rsidP="00893DCB">
            <w:pPr>
              <w:rPr>
                <w:sz w:val="12"/>
                <w:szCs w:val="12"/>
              </w:rPr>
            </w:pPr>
          </w:p>
        </w:tc>
        <w:tc>
          <w:tcPr>
            <w:tcW w:w="1380" w:type="dxa"/>
            <w:vMerge/>
            <w:tcBorders>
              <w:right w:val="single" w:sz="8" w:space="0" w:color="auto"/>
            </w:tcBorders>
            <w:vAlign w:val="bottom"/>
          </w:tcPr>
          <w:p w14:paraId="1E4DA687" w14:textId="77777777" w:rsidR="000C3C2E" w:rsidRDefault="000C3C2E" w:rsidP="00893DCB">
            <w:pPr>
              <w:rPr>
                <w:sz w:val="12"/>
                <w:szCs w:val="12"/>
              </w:rPr>
            </w:pPr>
          </w:p>
        </w:tc>
        <w:tc>
          <w:tcPr>
            <w:tcW w:w="80" w:type="dxa"/>
            <w:vAlign w:val="bottom"/>
          </w:tcPr>
          <w:p w14:paraId="23FA4BCE" w14:textId="77777777" w:rsidR="000C3C2E" w:rsidRDefault="000C3C2E" w:rsidP="00893DCB">
            <w:pPr>
              <w:rPr>
                <w:sz w:val="12"/>
                <w:szCs w:val="12"/>
              </w:rPr>
            </w:pPr>
          </w:p>
        </w:tc>
        <w:tc>
          <w:tcPr>
            <w:tcW w:w="1760" w:type="dxa"/>
            <w:gridSpan w:val="3"/>
            <w:vMerge w:val="restart"/>
            <w:tcBorders>
              <w:right w:val="single" w:sz="8" w:space="0" w:color="auto"/>
            </w:tcBorders>
            <w:vAlign w:val="bottom"/>
          </w:tcPr>
          <w:p w14:paraId="543AF19B" w14:textId="77777777" w:rsidR="000C3C2E" w:rsidRDefault="000C3C2E" w:rsidP="00893DCB">
            <w:r>
              <w:rPr>
                <w:rFonts w:eastAsia="Times New Roman"/>
                <w:sz w:val="26"/>
                <w:szCs w:val="26"/>
              </w:rPr>
              <w:t>KEY</w:t>
            </w:r>
          </w:p>
        </w:tc>
        <w:tc>
          <w:tcPr>
            <w:tcW w:w="5000" w:type="dxa"/>
            <w:vAlign w:val="bottom"/>
          </w:tcPr>
          <w:p w14:paraId="7453A3FE" w14:textId="77777777" w:rsidR="000C3C2E" w:rsidRDefault="000C3C2E" w:rsidP="00893DCB">
            <w:pPr>
              <w:rPr>
                <w:sz w:val="12"/>
                <w:szCs w:val="12"/>
              </w:rPr>
            </w:pPr>
          </w:p>
        </w:tc>
        <w:tc>
          <w:tcPr>
            <w:tcW w:w="0" w:type="dxa"/>
            <w:vAlign w:val="bottom"/>
          </w:tcPr>
          <w:p w14:paraId="47C73B90" w14:textId="77777777" w:rsidR="000C3C2E" w:rsidRDefault="000C3C2E" w:rsidP="00893DCB">
            <w:pPr>
              <w:rPr>
                <w:sz w:val="1"/>
                <w:szCs w:val="1"/>
              </w:rPr>
            </w:pPr>
          </w:p>
        </w:tc>
      </w:tr>
      <w:tr w:rsidR="000C3C2E" w14:paraId="385E3478" w14:textId="77777777" w:rsidTr="00893DCB">
        <w:trPr>
          <w:trHeight w:val="167"/>
        </w:trPr>
        <w:tc>
          <w:tcPr>
            <w:tcW w:w="40" w:type="dxa"/>
            <w:vAlign w:val="bottom"/>
          </w:tcPr>
          <w:p w14:paraId="095AF90D" w14:textId="77777777" w:rsidR="000C3C2E" w:rsidRDefault="000C3C2E" w:rsidP="00893DCB">
            <w:pPr>
              <w:rPr>
                <w:sz w:val="14"/>
                <w:szCs w:val="14"/>
              </w:rPr>
            </w:pPr>
          </w:p>
        </w:tc>
        <w:tc>
          <w:tcPr>
            <w:tcW w:w="260" w:type="dxa"/>
            <w:vMerge/>
            <w:tcBorders>
              <w:bottom w:val="single" w:sz="8" w:space="0" w:color="auto"/>
            </w:tcBorders>
            <w:vAlign w:val="bottom"/>
          </w:tcPr>
          <w:p w14:paraId="021120BF" w14:textId="77777777" w:rsidR="000C3C2E" w:rsidRDefault="000C3C2E" w:rsidP="00893DCB">
            <w:pPr>
              <w:rPr>
                <w:sz w:val="14"/>
                <w:szCs w:val="14"/>
              </w:rPr>
            </w:pPr>
          </w:p>
        </w:tc>
        <w:tc>
          <w:tcPr>
            <w:tcW w:w="160" w:type="dxa"/>
            <w:tcBorders>
              <w:bottom w:val="single" w:sz="8" w:space="0" w:color="auto"/>
              <w:right w:val="single" w:sz="8" w:space="0" w:color="auto"/>
            </w:tcBorders>
            <w:vAlign w:val="bottom"/>
          </w:tcPr>
          <w:p w14:paraId="6621FBA1" w14:textId="77777777" w:rsidR="000C3C2E" w:rsidRDefault="000C3C2E" w:rsidP="00893DCB">
            <w:pPr>
              <w:rPr>
                <w:sz w:val="14"/>
                <w:szCs w:val="14"/>
              </w:rPr>
            </w:pPr>
          </w:p>
        </w:tc>
        <w:tc>
          <w:tcPr>
            <w:tcW w:w="1380" w:type="dxa"/>
            <w:tcBorders>
              <w:bottom w:val="single" w:sz="8" w:space="0" w:color="auto"/>
              <w:right w:val="single" w:sz="8" w:space="0" w:color="auto"/>
            </w:tcBorders>
            <w:vAlign w:val="bottom"/>
          </w:tcPr>
          <w:p w14:paraId="40BF2AD4" w14:textId="77777777" w:rsidR="000C3C2E" w:rsidRDefault="000C3C2E" w:rsidP="00893DCB">
            <w:pPr>
              <w:rPr>
                <w:sz w:val="14"/>
                <w:szCs w:val="14"/>
              </w:rPr>
            </w:pPr>
          </w:p>
        </w:tc>
        <w:tc>
          <w:tcPr>
            <w:tcW w:w="80" w:type="dxa"/>
            <w:tcBorders>
              <w:bottom w:val="single" w:sz="8" w:space="0" w:color="auto"/>
            </w:tcBorders>
            <w:vAlign w:val="bottom"/>
          </w:tcPr>
          <w:p w14:paraId="00DAE19C" w14:textId="77777777" w:rsidR="000C3C2E" w:rsidRDefault="000C3C2E" w:rsidP="00893DCB">
            <w:pPr>
              <w:rPr>
                <w:sz w:val="14"/>
                <w:szCs w:val="14"/>
              </w:rPr>
            </w:pPr>
          </w:p>
        </w:tc>
        <w:tc>
          <w:tcPr>
            <w:tcW w:w="1760" w:type="dxa"/>
            <w:gridSpan w:val="3"/>
            <w:vMerge/>
            <w:tcBorders>
              <w:bottom w:val="single" w:sz="8" w:space="0" w:color="auto"/>
              <w:right w:val="single" w:sz="8" w:space="0" w:color="auto"/>
            </w:tcBorders>
            <w:vAlign w:val="bottom"/>
          </w:tcPr>
          <w:p w14:paraId="680DC1EF" w14:textId="77777777" w:rsidR="000C3C2E" w:rsidRDefault="000C3C2E" w:rsidP="00893DCB">
            <w:pPr>
              <w:rPr>
                <w:sz w:val="14"/>
                <w:szCs w:val="14"/>
              </w:rPr>
            </w:pPr>
          </w:p>
        </w:tc>
        <w:tc>
          <w:tcPr>
            <w:tcW w:w="5000" w:type="dxa"/>
            <w:vAlign w:val="bottom"/>
          </w:tcPr>
          <w:p w14:paraId="72D5EABA" w14:textId="77777777" w:rsidR="000C3C2E" w:rsidRDefault="000C3C2E" w:rsidP="00893DCB">
            <w:pPr>
              <w:rPr>
                <w:sz w:val="14"/>
                <w:szCs w:val="14"/>
              </w:rPr>
            </w:pPr>
          </w:p>
        </w:tc>
        <w:tc>
          <w:tcPr>
            <w:tcW w:w="0" w:type="dxa"/>
            <w:vAlign w:val="bottom"/>
          </w:tcPr>
          <w:p w14:paraId="139AE55F" w14:textId="77777777" w:rsidR="000C3C2E" w:rsidRDefault="000C3C2E" w:rsidP="00893DCB">
            <w:pPr>
              <w:rPr>
                <w:sz w:val="1"/>
                <w:szCs w:val="1"/>
              </w:rPr>
            </w:pPr>
          </w:p>
        </w:tc>
      </w:tr>
      <w:tr w:rsidR="000C3C2E" w14:paraId="008553D2" w14:textId="77777777" w:rsidTr="00893DCB">
        <w:trPr>
          <w:trHeight w:val="290"/>
        </w:trPr>
        <w:tc>
          <w:tcPr>
            <w:tcW w:w="40" w:type="dxa"/>
            <w:tcBorders>
              <w:bottom w:val="single" w:sz="8" w:space="0" w:color="auto"/>
            </w:tcBorders>
            <w:vAlign w:val="bottom"/>
          </w:tcPr>
          <w:p w14:paraId="110FB9F6" w14:textId="77777777" w:rsidR="000C3C2E" w:rsidRDefault="000C3C2E" w:rsidP="00893DCB">
            <w:pPr>
              <w:rPr>
                <w:sz w:val="24"/>
                <w:szCs w:val="24"/>
              </w:rPr>
            </w:pPr>
          </w:p>
        </w:tc>
        <w:tc>
          <w:tcPr>
            <w:tcW w:w="260" w:type="dxa"/>
            <w:tcBorders>
              <w:bottom w:val="single" w:sz="8" w:space="0" w:color="auto"/>
            </w:tcBorders>
            <w:vAlign w:val="bottom"/>
          </w:tcPr>
          <w:p w14:paraId="235DC818" w14:textId="77777777" w:rsidR="000C3C2E" w:rsidRDefault="000C3C2E" w:rsidP="00893DCB">
            <w:pPr>
              <w:spacing w:line="290" w:lineRule="exact"/>
              <w:jc w:val="right"/>
            </w:pPr>
            <w:r>
              <w:rPr>
                <w:rFonts w:eastAsia="Times New Roman"/>
                <w:sz w:val="26"/>
                <w:szCs w:val="26"/>
              </w:rPr>
              <w:t>2</w:t>
            </w:r>
          </w:p>
        </w:tc>
        <w:tc>
          <w:tcPr>
            <w:tcW w:w="160" w:type="dxa"/>
            <w:tcBorders>
              <w:bottom w:val="single" w:sz="8" w:space="0" w:color="auto"/>
              <w:right w:val="single" w:sz="8" w:space="0" w:color="auto"/>
            </w:tcBorders>
            <w:vAlign w:val="bottom"/>
          </w:tcPr>
          <w:p w14:paraId="5FD1FD42" w14:textId="77777777" w:rsidR="000C3C2E" w:rsidRDefault="000C3C2E" w:rsidP="00893DCB">
            <w:pPr>
              <w:rPr>
                <w:sz w:val="24"/>
                <w:szCs w:val="24"/>
              </w:rPr>
            </w:pPr>
          </w:p>
        </w:tc>
        <w:tc>
          <w:tcPr>
            <w:tcW w:w="1380" w:type="dxa"/>
            <w:tcBorders>
              <w:bottom w:val="single" w:sz="8" w:space="0" w:color="auto"/>
              <w:right w:val="single" w:sz="8" w:space="0" w:color="auto"/>
            </w:tcBorders>
            <w:vAlign w:val="bottom"/>
          </w:tcPr>
          <w:p w14:paraId="15EDC431" w14:textId="77777777" w:rsidR="000C3C2E" w:rsidRDefault="000C3C2E" w:rsidP="00893DCB">
            <w:pPr>
              <w:spacing w:line="287" w:lineRule="exact"/>
            </w:pPr>
            <w:proofErr w:type="spellStart"/>
            <w:r>
              <w:rPr>
                <w:rFonts w:eastAsia="Times New Roman"/>
                <w:sz w:val="26"/>
                <w:szCs w:val="26"/>
              </w:rPr>
              <w:t>SemNo</w:t>
            </w:r>
            <w:proofErr w:type="spellEnd"/>
          </w:p>
        </w:tc>
        <w:tc>
          <w:tcPr>
            <w:tcW w:w="80" w:type="dxa"/>
            <w:tcBorders>
              <w:bottom w:val="single" w:sz="8" w:space="0" w:color="auto"/>
            </w:tcBorders>
            <w:vAlign w:val="bottom"/>
          </w:tcPr>
          <w:p w14:paraId="5D8C3EE7" w14:textId="77777777" w:rsidR="000C3C2E" w:rsidRDefault="000C3C2E" w:rsidP="00893DCB">
            <w:pPr>
              <w:rPr>
                <w:sz w:val="24"/>
                <w:szCs w:val="24"/>
              </w:rPr>
            </w:pPr>
          </w:p>
        </w:tc>
        <w:tc>
          <w:tcPr>
            <w:tcW w:w="1760" w:type="dxa"/>
            <w:gridSpan w:val="3"/>
            <w:tcBorders>
              <w:bottom w:val="single" w:sz="8" w:space="0" w:color="auto"/>
              <w:right w:val="single" w:sz="8" w:space="0" w:color="auto"/>
            </w:tcBorders>
            <w:vAlign w:val="bottom"/>
          </w:tcPr>
          <w:p w14:paraId="6855F91C" w14:textId="77777777" w:rsidR="000C3C2E" w:rsidRDefault="000C3C2E" w:rsidP="00893DCB">
            <w:pPr>
              <w:spacing w:line="287" w:lineRule="exact"/>
            </w:pPr>
            <w:r>
              <w:rPr>
                <w:rFonts w:eastAsia="Times New Roman"/>
                <w:sz w:val="26"/>
                <w:szCs w:val="26"/>
              </w:rPr>
              <w:t>1 to 6</w:t>
            </w:r>
          </w:p>
        </w:tc>
        <w:tc>
          <w:tcPr>
            <w:tcW w:w="5000" w:type="dxa"/>
            <w:vAlign w:val="bottom"/>
          </w:tcPr>
          <w:p w14:paraId="4542952B" w14:textId="77777777" w:rsidR="000C3C2E" w:rsidRDefault="000C3C2E" w:rsidP="00893DCB">
            <w:pPr>
              <w:rPr>
                <w:sz w:val="24"/>
                <w:szCs w:val="24"/>
              </w:rPr>
            </w:pPr>
          </w:p>
        </w:tc>
        <w:tc>
          <w:tcPr>
            <w:tcW w:w="0" w:type="dxa"/>
            <w:vAlign w:val="bottom"/>
          </w:tcPr>
          <w:p w14:paraId="26615EFA" w14:textId="77777777" w:rsidR="000C3C2E" w:rsidRDefault="000C3C2E" w:rsidP="00893DCB">
            <w:pPr>
              <w:rPr>
                <w:sz w:val="1"/>
                <w:szCs w:val="1"/>
              </w:rPr>
            </w:pPr>
          </w:p>
        </w:tc>
      </w:tr>
    </w:tbl>
    <w:p w14:paraId="15ED5F35" w14:textId="77777777" w:rsidR="000C3C2E" w:rsidRDefault="000C3C2E" w:rsidP="000C3C2E">
      <w:pPr>
        <w:spacing w:line="200" w:lineRule="exact"/>
      </w:pPr>
    </w:p>
    <w:p w14:paraId="0967521F" w14:textId="60027B2F" w:rsidR="000C3C2E" w:rsidRDefault="000C3C2E" w:rsidP="000C3C2E">
      <w:r>
        <w:rPr>
          <w:noProof/>
        </w:rPr>
        <w:lastRenderedPageBreak/>
        <w:drawing>
          <wp:inline distT="0" distB="0" distL="114300" distR="114300" wp14:anchorId="7AB4D385" wp14:editId="06238DCE">
            <wp:extent cx="5274310" cy="3537585"/>
            <wp:effectExtent l="0" t="0" r="13970" b="13335"/>
            <wp:docPr id="64546406" name="Picture 6454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274310" cy="3537585"/>
                    </a:xfrm>
                    <a:prstGeom prst="rect">
                      <a:avLst/>
                    </a:prstGeom>
                    <a:noFill/>
                    <a:ln>
                      <a:noFill/>
                    </a:ln>
                  </pic:spPr>
                </pic:pic>
              </a:graphicData>
            </a:graphic>
          </wp:inline>
        </w:drawing>
      </w:r>
    </w:p>
    <w:p w14:paraId="5BC632FF" w14:textId="77777777" w:rsidR="000C3C2E" w:rsidRDefault="000C3C2E" w:rsidP="000C3C2E"/>
    <w:p w14:paraId="5D9F4244" w14:textId="77777777" w:rsidR="000C3C2E" w:rsidRDefault="000C3C2E" w:rsidP="000C3C2E"/>
    <w:tbl>
      <w:tblPr>
        <w:tblW w:w="0" w:type="auto"/>
        <w:tblLayout w:type="fixed"/>
        <w:tblCellMar>
          <w:left w:w="0" w:type="dxa"/>
          <w:right w:w="0" w:type="dxa"/>
        </w:tblCellMar>
        <w:tblLook w:val="04A0" w:firstRow="1" w:lastRow="0" w:firstColumn="1" w:lastColumn="0" w:noHBand="0" w:noVBand="1"/>
      </w:tblPr>
      <w:tblGrid>
        <w:gridCol w:w="260"/>
        <w:gridCol w:w="160"/>
        <w:gridCol w:w="1380"/>
        <w:gridCol w:w="80"/>
        <w:gridCol w:w="1560"/>
        <w:gridCol w:w="100"/>
        <w:gridCol w:w="100"/>
        <w:gridCol w:w="5000"/>
      </w:tblGrid>
      <w:tr w:rsidR="000C3C2E" w14:paraId="1B2DDE39" w14:textId="77777777" w:rsidTr="00893DCB">
        <w:trPr>
          <w:trHeight w:val="575"/>
        </w:trPr>
        <w:tc>
          <w:tcPr>
            <w:tcW w:w="260" w:type="dxa"/>
            <w:vAlign w:val="bottom"/>
          </w:tcPr>
          <w:p w14:paraId="51874512" w14:textId="77777777" w:rsidR="000C3C2E" w:rsidRDefault="000C3C2E" w:rsidP="00893DCB">
            <w:r>
              <w:rPr>
                <w:rFonts w:eastAsia="Times New Roman"/>
                <w:w w:val="92"/>
                <w:sz w:val="26"/>
                <w:szCs w:val="26"/>
              </w:rPr>
              <w:t>6)</w:t>
            </w:r>
          </w:p>
        </w:tc>
        <w:tc>
          <w:tcPr>
            <w:tcW w:w="8380" w:type="dxa"/>
            <w:gridSpan w:val="7"/>
            <w:vAlign w:val="bottom"/>
          </w:tcPr>
          <w:p w14:paraId="4D71A0AD" w14:textId="77777777" w:rsidR="000C3C2E" w:rsidRDefault="000C3C2E" w:rsidP="00893DCB">
            <w:r>
              <w:rPr>
                <w:rFonts w:eastAsia="Times New Roman"/>
                <w:sz w:val="26"/>
                <w:szCs w:val="26"/>
              </w:rPr>
              <w:t>Alter the table name COURSE with following structure.</w:t>
            </w:r>
          </w:p>
        </w:tc>
      </w:tr>
      <w:tr w:rsidR="000C3C2E" w14:paraId="42C31D63" w14:textId="77777777" w:rsidTr="00893DCB">
        <w:trPr>
          <w:gridAfter w:val="1"/>
          <w:wAfter w:w="5000" w:type="dxa"/>
          <w:trHeight w:val="318"/>
        </w:trPr>
        <w:tc>
          <w:tcPr>
            <w:tcW w:w="260" w:type="dxa"/>
            <w:vAlign w:val="bottom"/>
          </w:tcPr>
          <w:p w14:paraId="49B2EE39" w14:textId="77777777" w:rsidR="000C3C2E" w:rsidRDefault="000C3C2E" w:rsidP="00893DCB">
            <w:pPr>
              <w:rPr>
                <w:sz w:val="24"/>
                <w:szCs w:val="24"/>
              </w:rPr>
            </w:pPr>
          </w:p>
        </w:tc>
        <w:tc>
          <w:tcPr>
            <w:tcW w:w="160" w:type="dxa"/>
            <w:vAlign w:val="bottom"/>
          </w:tcPr>
          <w:p w14:paraId="7069DF6A" w14:textId="77777777" w:rsidR="000C3C2E" w:rsidRDefault="000C3C2E" w:rsidP="00893DCB">
            <w:pPr>
              <w:rPr>
                <w:sz w:val="24"/>
                <w:szCs w:val="24"/>
              </w:rPr>
            </w:pPr>
          </w:p>
        </w:tc>
        <w:tc>
          <w:tcPr>
            <w:tcW w:w="1460" w:type="dxa"/>
            <w:gridSpan w:val="2"/>
            <w:vAlign w:val="bottom"/>
          </w:tcPr>
          <w:p w14:paraId="28ACD620" w14:textId="77777777" w:rsidR="000C3C2E" w:rsidRDefault="000C3C2E" w:rsidP="00893DCB">
            <w:pPr>
              <w:rPr>
                <w:sz w:val="24"/>
                <w:szCs w:val="24"/>
              </w:rPr>
            </w:pPr>
          </w:p>
        </w:tc>
        <w:tc>
          <w:tcPr>
            <w:tcW w:w="1760" w:type="dxa"/>
            <w:gridSpan w:val="3"/>
            <w:vAlign w:val="bottom"/>
          </w:tcPr>
          <w:p w14:paraId="099F63C4" w14:textId="77777777" w:rsidR="000C3C2E" w:rsidRDefault="000C3C2E" w:rsidP="00893DCB">
            <w:pPr>
              <w:rPr>
                <w:sz w:val="24"/>
                <w:szCs w:val="24"/>
              </w:rPr>
            </w:pPr>
          </w:p>
        </w:tc>
      </w:tr>
      <w:tr w:rsidR="000C3C2E" w14:paraId="4A73C2DC" w14:textId="77777777" w:rsidTr="00893DCB">
        <w:trPr>
          <w:gridAfter w:val="1"/>
          <w:wAfter w:w="5000" w:type="dxa"/>
          <w:trHeight w:val="283"/>
        </w:trPr>
        <w:tc>
          <w:tcPr>
            <w:tcW w:w="260" w:type="dxa"/>
            <w:tcBorders>
              <w:top w:val="single" w:sz="8" w:space="0" w:color="auto"/>
            </w:tcBorders>
            <w:vAlign w:val="bottom"/>
          </w:tcPr>
          <w:p w14:paraId="524B27DF" w14:textId="77777777" w:rsidR="000C3C2E" w:rsidRDefault="000C3C2E" w:rsidP="00893DCB">
            <w:pPr>
              <w:rPr>
                <w:sz w:val="24"/>
                <w:szCs w:val="24"/>
              </w:rPr>
            </w:pPr>
          </w:p>
        </w:tc>
        <w:tc>
          <w:tcPr>
            <w:tcW w:w="160" w:type="dxa"/>
            <w:tcBorders>
              <w:top w:val="single" w:sz="8" w:space="0" w:color="auto"/>
              <w:right w:val="single" w:sz="8" w:space="0" w:color="auto"/>
            </w:tcBorders>
            <w:vAlign w:val="bottom"/>
          </w:tcPr>
          <w:p w14:paraId="284565BD" w14:textId="77777777" w:rsidR="000C3C2E" w:rsidRDefault="000C3C2E" w:rsidP="00893DCB">
            <w:pPr>
              <w:rPr>
                <w:sz w:val="24"/>
                <w:szCs w:val="24"/>
              </w:rPr>
            </w:pPr>
          </w:p>
        </w:tc>
        <w:tc>
          <w:tcPr>
            <w:tcW w:w="1380" w:type="dxa"/>
            <w:tcBorders>
              <w:top w:val="single" w:sz="8" w:space="0" w:color="auto"/>
              <w:right w:val="single" w:sz="8" w:space="0" w:color="auto"/>
            </w:tcBorders>
            <w:vAlign w:val="bottom"/>
          </w:tcPr>
          <w:p w14:paraId="095CC154" w14:textId="77777777" w:rsidR="000C3C2E" w:rsidRDefault="000C3C2E" w:rsidP="00893DCB">
            <w:pPr>
              <w:spacing w:line="283" w:lineRule="exact"/>
            </w:pPr>
            <w:r>
              <w:rPr>
                <w:rFonts w:eastAsia="Times New Roman"/>
                <w:sz w:val="26"/>
                <w:szCs w:val="26"/>
              </w:rPr>
              <w:t>Column</w:t>
            </w:r>
          </w:p>
        </w:tc>
        <w:tc>
          <w:tcPr>
            <w:tcW w:w="80" w:type="dxa"/>
            <w:tcBorders>
              <w:top w:val="single" w:sz="8" w:space="0" w:color="auto"/>
            </w:tcBorders>
            <w:vAlign w:val="bottom"/>
          </w:tcPr>
          <w:p w14:paraId="467179CC" w14:textId="77777777" w:rsidR="000C3C2E" w:rsidRDefault="000C3C2E" w:rsidP="00893DCB">
            <w:pPr>
              <w:rPr>
                <w:sz w:val="24"/>
                <w:szCs w:val="24"/>
              </w:rPr>
            </w:pPr>
          </w:p>
        </w:tc>
        <w:tc>
          <w:tcPr>
            <w:tcW w:w="1760" w:type="dxa"/>
            <w:gridSpan w:val="3"/>
            <w:tcBorders>
              <w:top w:val="single" w:sz="8" w:space="0" w:color="auto"/>
              <w:right w:val="single" w:sz="8" w:space="0" w:color="auto"/>
            </w:tcBorders>
            <w:vAlign w:val="bottom"/>
          </w:tcPr>
          <w:p w14:paraId="0A5A6F7D" w14:textId="77777777" w:rsidR="000C3C2E" w:rsidRDefault="000C3C2E" w:rsidP="00893DCB">
            <w:pPr>
              <w:spacing w:line="283" w:lineRule="exact"/>
            </w:pPr>
            <w:r>
              <w:rPr>
                <w:rFonts w:eastAsia="Times New Roman"/>
                <w:sz w:val="26"/>
                <w:szCs w:val="26"/>
              </w:rPr>
              <w:t>Constraint</w:t>
            </w:r>
          </w:p>
        </w:tc>
      </w:tr>
      <w:tr w:rsidR="000C3C2E" w14:paraId="14B2BEEE" w14:textId="77777777" w:rsidTr="00893DCB">
        <w:trPr>
          <w:gridAfter w:val="1"/>
          <w:wAfter w:w="5000" w:type="dxa"/>
          <w:trHeight w:val="298"/>
        </w:trPr>
        <w:tc>
          <w:tcPr>
            <w:tcW w:w="260" w:type="dxa"/>
            <w:tcBorders>
              <w:bottom w:val="single" w:sz="8" w:space="0" w:color="auto"/>
            </w:tcBorders>
            <w:vAlign w:val="bottom"/>
          </w:tcPr>
          <w:p w14:paraId="56075174" w14:textId="77777777" w:rsidR="000C3C2E" w:rsidRDefault="000C3C2E" w:rsidP="00893DCB">
            <w:pPr>
              <w:spacing w:line="293" w:lineRule="exact"/>
              <w:jc w:val="right"/>
            </w:pPr>
            <w:r>
              <w:rPr>
                <w:rFonts w:eastAsia="Times New Roman"/>
                <w:sz w:val="26"/>
                <w:szCs w:val="26"/>
              </w:rPr>
              <w:t>#</w:t>
            </w:r>
          </w:p>
        </w:tc>
        <w:tc>
          <w:tcPr>
            <w:tcW w:w="160" w:type="dxa"/>
            <w:tcBorders>
              <w:bottom w:val="single" w:sz="8" w:space="0" w:color="auto"/>
              <w:right w:val="single" w:sz="8" w:space="0" w:color="auto"/>
            </w:tcBorders>
            <w:vAlign w:val="bottom"/>
          </w:tcPr>
          <w:p w14:paraId="71CCBFAE" w14:textId="77777777" w:rsidR="000C3C2E" w:rsidRDefault="000C3C2E" w:rsidP="00893DCB">
            <w:pPr>
              <w:rPr>
                <w:sz w:val="24"/>
                <w:szCs w:val="24"/>
              </w:rPr>
            </w:pPr>
          </w:p>
        </w:tc>
        <w:tc>
          <w:tcPr>
            <w:tcW w:w="1380" w:type="dxa"/>
            <w:tcBorders>
              <w:bottom w:val="single" w:sz="8" w:space="0" w:color="auto"/>
              <w:right w:val="single" w:sz="8" w:space="0" w:color="auto"/>
            </w:tcBorders>
            <w:vAlign w:val="bottom"/>
          </w:tcPr>
          <w:p w14:paraId="56E26FAB" w14:textId="77777777" w:rsidR="000C3C2E" w:rsidRDefault="000C3C2E" w:rsidP="00893DCB">
            <w:pPr>
              <w:spacing w:line="293" w:lineRule="exact"/>
            </w:pPr>
            <w:r>
              <w:rPr>
                <w:rFonts w:eastAsia="Times New Roman"/>
                <w:sz w:val="26"/>
                <w:szCs w:val="26"/>
              </w:rPr>
              <w:t>Name</w:t>
            </w:r>
          </w:p>
        </w:tc>
        <w:tc>
          <w:tcPr>
            <w:tcW w:w="80" w:type="dxa"/>
            <w:tcBorders>
              <w:bottom w:val="single" w:sz="8" w:space="0" w:color="auto"/>
            </w:tcBorders>
            <w:vAlign w:val="bottom"/>
          </w:tcPr>
          <w:p w14:paraId="47E2DDE5" w14:textId="77777777" w:rsidR="000C3C2E" w:rsidRDefault="000C3C2E" w:rsidP="00893DCB">
            <w:pPr>
              <w:rPr>
                <w:sz w:val="24"/>
                <w:szCs w:val="24"/>
              </w:rPr>
            </w:pPr>
          </w:p>
        </w:tc>
        <w:tc>
          <w:tcPr>
            <w:tcW w:w="1560" w:type="dxa"/>
            <w:tcBorders>
              <w:bottom w:val="single" w:sz="8" w:space="0" w:color="auto"/>
            </w:tcBorders>
            <w:vAlign w:val="bottom"/>
          </w:tcPr>
          <w:p w14:paraId="65676DCF" w14:textId="77777777" w:rsidR="000C3C2E" w:rsidRDefault="000C3C2E" w:rsidP="00893DCB">
            <w:pPr>
              <w:rPr>
                <w:sz w:val="24"/>
                <w:szCs w:val="24"/>
              </w:rPr>
            </w:pPr>
          </w:p>
        </w:tc>
        <w:tc>
          <w:tcPr>
            <w:tcW w:w="100" w:type="dxa"/>
            <w:tcBorders>
              <w:bottom w:val="single" w:sz="8" w:space="0" w:color="auto"/>
            </w:tcBorders>
            <w:vAlign w:val="bottom"/>
          </w:tcPr>
          <w:p w14:paraId="4BEC9350" w14:textId="77777777" w:rsidR="000C3C2E" w:rsidRDefault="000C3C2E" w:rsidP="00893DCB">
            <w:pPr>
              <w:rPr>
                <w:sz w:val="24"/>
                <w:szCs w:val="24"/>
              </w:rPr>
            </w:pPr>
          </w:p>
        </w:tc>
        <w:tc>
          <w:tcPr>
            <w:tcW w:w="100" w:type="dxa"/>
            <w:tcBorders>
              <w:bottom w:val="single" w:sz="8" w:space="0" w:color="auto"/>
              <w:right w:val="single" w:sz="8" w:space="0" w:color="auto"/>
            </w:tcBorders>
            <w:vAlign w:val="bottom"/>
          </w:tcPr>
          <w:p w14:paraId="4DDC3A3B" w14:textId="77777777" w:rsidR="000C3C2E" w:rsidRDefault="000C3C2E" w:rsidP="00893DCB">
            <w:pPr>
              <w:rPr>
                <w:sz w:val="24"/>
                <w:szCs w:val="24"/>
              </w:rPr>
            </w:pPr>
          </w:p>
        </w:tc>
      </w:tr>
      <w:tr w:rsidR="000C3C2E" w14:paraId="489B711F" w14:textId="77777777" w:rsidTr="00893DCB">
        <w:trPr>
          <w:gridAfter w:val="1"/>
          <w:wAfter w:w="5000" w:type="dxa"/>
          <w:trHeight w:val="284"/>
        </w:trPr>
        <w:tc>
          <w:tcPr>
            <w:tcW w:w="260" w:type="dxa"/>
            <w:vAlign w:val="bottom"/>
          </w:tcPr>
          <w:p w14:paraId="28536D9B" w14:textId="77777777" w:rsidR="000C3C2E" w:rsidRDefault="000C3C2E" w:rsidP="00893DCB">
            <w:pPr>
              <w:rPr>
                <w:sz w:val="24"/>
                <w:szCs w:val="24"/>
              </w:rPr>
            </w:pPr>
          </w:p>
        </w:tc>
        <w:tc>
          <w:tcPr>
            <w:tcW w:w="160" w:type="dxa"/>
            <w:tcBorders>
              <w:right w:val="single" w:sz="8" w:space="0" w:color="auto"/>
            </w:tcBorders>
            <w:vAlign w:val="bottom"/>
          </w:tcPr>
          <w:p w14:paraId="23A08F2E" w14:textId="77777777" w:rsidR="000C3C2E" w:rsidRDefault="000C3C2E" w:rsidP="00893DCB">
            <w:pPr>
              <w:rPr>
                <w:sz w:val="24"/>
                <w:szCs w:val="24"/>
              </w:rPr>
            </w:pPr>
          </w:p>
        </w:tc>
        <w:tc>
          <w:tcPr>
            <w:tcW w:w="1380" w:type="dxa"/>
            <w:vMerge w:val="restart"/>
            <w:tcBorders>
              <w:right w:val="single" w:sz="8" w:space="0" w:color="auto"/>
            </w:tcBorders>
            <w:vAlign w:val="bottom"/>
          </w:tcPr>
          <w:p w14:paraId="61A19035" w14:textId="77777777" w:rsidR="000C3C2E" w:rsidRDefault="000C3C2E" w:rsidP="00893DCB">
            <w:proofErr w:type="spellStart"/>
            <w:r>
              <w:rPr>
                <w:rFonts w:eastAsia="Times New Roman"/>
                <w:sz w:val="26"/>
                <w:szCs w:val="26"/>
              </w:rPr>
              <w:t>FacNo</w:t>
            </w:r>
            <w:proofErr w:type="spellEnd"/>
          </w:p>
        </w:tc>
        <w:tc>
          <w:tcPr>
            <w:tcW w:w="80" w:type="dxa"/>
            <w:vAlign w:val="bottom"/>
          </w:tcPr>
          <w:p w14:paraId="0E261973" w14:textId="77777777" w:rsidR="000C3C2E" w:rsidRDefault="000C3C2E" w:rsidP="00893DCB">
            <w:pPr>
              <w:rPr>
                <w:sz w:val="24"/>
                <w:szCs w:val="24"/>
              </w:rPr>
            </w:pPr>
          </w:p>
        </w:tc>
        <w:tc>
          <w:tcPr>
            <w:tcW w:w="1760" w:type="dxa"/>
            <w:gridSpan w:val="3"/>
            <w:tcBorders>
              <w:right w:val="single" w:sz="8" w:space="0" w:color="auto"/>
            </w:tcBorders>
            <w:vAlign w:val="bottom"/>
          </w:tcPr>
          <w:p w14:paraId="66AAFC3C" w14:textId="77777777" w:rsidR="000C3C2E" w:rsidRDefault="000C3C2E" w:rsidP="00893DCB">
            <w:pPr>
              <w:spacing w:line="285" w:lineRule="exact"/>
            </w:pPr>
            <w:r>
              <w:rPr>
                <w:sz w:val="26"/>
                <w:szCs w:val="26"/>
              </w:rPr>
              <w:t>UNIQUE</w:t>
            </w:r>
          </w:p>
        </w:tc>
      </w:tr>
      <w:tr w:rsidR="000C3C2E" w14:paraId="363A4EF7" w14:textId="77777777" w:rsidTr="00893DCB">
        <w:trPr>
          <w:gridAfter w:val="1"/>
          <w:wAfter w:w="5000" w:type="dxa"/>
          <w:trHeight w:val="142"/>
        </w:trPr>
        <w:tc>
          <w:tcPr>
            <w:tcW w:w="260" w:type="dxa"/>
            <w:vAlign w:val="bottom"/>
          </w:tcPr>
          <w:p w14:paraId="0E4F9E9D" w14:textId="77777777" w:rsidR="000C3C2E" w:rsidRDefault="000C3C2E" w:rsidP="00893DCB">
            <w:pPr>
              <w:jc w:val="right"/>
            </w:pPr>
            <w:r>
              <w:rPr>
                <w:rFonts w:eastAsia="Times New Roman"/>
                <w:sz w:val="26"/>
                <w:szCs w:val="26"/>
              </w:rPr>
              <w:t>1</w:t>
            </w:r>
          </w:p>
        </w:tc>
        <w:tc>
          <w:tcPr>
            <w:tcW w:w="160" w:type="dxa"/>
            <w:tcBorders>
              <w:right w:val="single" w:sz="8" w:space="0" w:color="auto"/>
            </w:tcBorders>
            <w:vAlign w:val="bottom"/>
          </w:tcPr>
          <w:p w14:paraId="1F84932D" w14:textId="77777777" w:rsidR="000C3C2E" w:rsidRDefault="000C3C2E" w:rsidP="00893DCB">
            <w:pPr>
              <w:rPr>
                <w:sz w:val="12"/>
                <w:szCs w:val="12"/>
              </w:rPr>
            </w:pPr>
          </w:p>
        </w:tc>
        <w:tc>
          <w:tcPr>
            <w:tcW w:w="1380" w:type="dxa"/>
            <w:vMerge/>
            <w:tcBorders>
              <w:right w:val="single" w:sz="8" w:space="0" w:color="auto"/>
            </w:tcBorders>
            <w:vAlign w:val="bottom"/>
          </w:tcPr>
          <w:p w14:paraId="3C0EEA48" w14:textId="77777777" w:rsidR="000C3C2E" w:rsidRDefault="000C3C2E" w:rsidP="00893DCB">
            <w:pPr>
              <w:rPr>
                <w:sz w:val="12"/>
                <w:szCs w:val="12"/>
              </w:rPr>
            </w:pPr>
          </w:p>
        </w:tc>
        <w:tc>
          <w:tcPr>
            <w:tcW w:w="80" w:type="dxa"/>
            <w:vAlign w:val="bottom"/>
          </w:tcPr>
          <w:p w14:paraId="233EAA31" w14:textId="77777777" w:rsidR="000C3C2E" w:rsidRDefault="000C3C2E" w:rsidP="00893DCB">
            <w:pPr>
              <w:rPr>
                <w:sz w:val="12"/>
                <w:szCs w:val="12"/>
              </w:rPr>
            </w:pPr>
          </w:p>
        </w:tc>
        <w:tc>
          <w:tcPr>
            <w:tcW w:w="1760" w:type="dxa"/>
            <w:gridSpan w:val="3"/>
            <w:tcBorders>
              <w:right w:val="single" w:sz="8" w:space="0" w:color="auto"/>
            </w:tcBorders>
            <w:vAlign w:val="bottom"/>
          </w:tcPr>
          <w:p w14:paraId="3613F211" w14:textId="77777777" w:rsidR="000C3C2E" w:rsidRDefault="000C3C2E" w:rsidP="00893DCB">
            <w:r>
              <w:rPr>
                <w:rFonts w:eastAsia="Times New Roman"/>
                <w:sz w:val="26"/>
                <w:szCs w:val="26"/>
              </w:rPr>
              <w:t>KEY</w:t>
            </w:r>
          </w:p>
        </w:tc>
      </w:tr>
    </w:tbl>
    <w:p w14:paraId="75F43CEF" w14:textId="77777777" w:rsidR="000C3C2E" w:rsidRDefault="000C3C2E" w:rsidP="000C3C2E"/>
    <w:p w14:paraId="35D2898C" w14:textId="77777777" w:rsidR="000C3C2E" w:rsidRDefault="000C3C2E" w:rsidP="000C3C2E"/>
    <w:p w14:paraId="68F388EA" w14:textId="77777777" w:rsidR="000C3C2E" w:rsidRDefault="000C3C2E" w:rsidP="000C3C2E">
      <w:r>
        <w:rPr>
          <w:noProof/>
        </w:rPr>
        <w:drawing>
          <wp:inline distT="0" distB="0" distL="114300" distR="114300" wp14:anchorId="1D03CE50" wp14:editId="360E8890">
            <wp:extent cx="5269865" cy="2978150"/>
            <wp:effectExtent l="0" t="0" r="3175" b="8890"/>
            <wp:docPr id="2028687519" name="Picture 2028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269865" cy="2978150"/>
                    </a:xfrm>
                    <a:prstGeom prst="rect">
                      <a:avLst/>
                    </a:prstGeom>
                    <a:noFill/>
                    <a:ln>
                      <a:noFill/>
                    </a:ln>
                  </pic:spPr>
                </pic:pic>
              </a:graphicData>
            </a:graphic>
          </wp:inline>
        </w:drawing>
      </w:r>
    </w:p>
    <w:p w14:paraId="67863C43" w14:textId="1DBF599A" w:rsidR="000C3C2E" w:rsidRDefault="000C3C2E">
      <w:pPr>
        <w:rPr>
          <w:b/>
          <w:bCs/>
        </w:rPr>
      </w:pPr>
    </w:p>
    <w:p w14:paraId="656A16FB" w14:textId="77777777" w:rsidR="000C3C2E" w:rsidRDefault="000C3C2E">
      <w:pPr>
        <w:rPr>
          <w:b/>
          <w:bCs/>
        </w:rPr>
      </w:pPr>
    </w:p>
    <w:p w14:paraId="41C511F1" w14:textId="77777777" w:rsidR="000C3C2E" w:rsidRPr="008066B2" w:rsidRDefault="000C3C2E" w:rsidP="000C3C2E">
      <w:pPr>
        <w:jc w:val="both"/>
        <w:rPr>
          <w:rFonts w:eastAsia="Times New Roman"/>
          <w:sz w:val="24"/>
          <w:szCs w:val="24"/>
        </w:rPr>
      </w:pPr>
      <w:proofErr w:type="spellStart"/>
      <w:proofErr w:type="gramStart"/>
      <w:r w:rsidRPr="008066B2">
        <w:rPr>
          <w:rFonts w:eastAsia="Times New Roman"/>
          <w:sz w:val="24"/>
          <w:szCs w:val="24"/>
        </w:rPr>
        <w:lastRenderedPageBreak/>
        <w:t>Ex.No</w:t>
      </w:r>
      <w:proofErr w:type="spellEnd"/>
      <w:proofErr w:type="gramEnd"/>
      <w:r w:rsidRPr="008066B2">
        <w:rPr>
          <w:rFonts w:eastAsia="Times New Roman"/>
          <w:sz w:val="24"/>
          <w:szCs w:val="24"/>
        </w:rPr>
        <w:t xml:space="preserve"> :3</w:t>
      </w:r>
    </w:p>
    <w:p w14:paraId="404E327A" w14:textId="77777777" w:rsidR="000C3C2E" w:rsidRDefault="000C3C2E" w:rsidP="000C3C2E">
      <w:pPr>
        <w:ind w:left="720" w:firstLine="720"/>
        <w:rPr>
          <w:sz w:val="32"/>
          <w:szCs w:val="32"/>
        </w:rPr>
      </w:pPr>
      <w:r>
        <w:rPr>
          <w:rFonts w:eastAsia="Times New Roman"/>
          <w:b/>
          <w:bCs/>
          <w:sz w:val="32"/>
          <w:szCs w:val="32"/>
        </w:rPr>
        <w:t>DML Commands – INSERT, SELECT</w:t>
      </w:r>
    </w:p>
    <w:p w14:paraId="12F349B1" w14:textId="77777777" w:rsidR="000C3C2E" w:rsidRDefault="000C3C2E" w:rsidP="000C3C2E">
      <w:pPr>
        <w:spacing w:line="299" w:lineRule="exact"/>
      </w:pPr>
    </w:p>
    <w:p w14:paraId="1A5EB6D6" w14:textId="77777777" w:rsidR="000C3C2E" w:rsidRDefault="000C3C2E" w:rsidP="000C3C2E">
      <w:pPr>
        <w:rPr>
          <w:sz w:val="28"/>
          <w:szCs w:val="28"/>
        </w:rPr>
      </w:pPr>
      <w:r>
        <w:rPr>
          <w:rFonts w:eastAsia="Times New Roman"/>
          <w:b/>
          <w:bCs/>
          <w:sz w:val="28"/>
          <w:szCs w:val="28"/>
        </w:rPr>
        <w:t>Aim:</w:t>
      </w:r>
    </w:p>
    <w:p w14:paraId="3E98F7AC" w14:textId="77777777" w:rsidR="000C3C2E" w:rsidRDefault="000C3C2E" w:rsidP="000C3C2E">
      <w:pPr>
        <w:spacing w:line="309" w:lineRule="exact"/>
      </w:pPr>
    </w:p>
    <w:p w14:paraId="0D6269B7" w14:textId="77777777" w:rsidR="000C3C2E" w:rsidRDefault="000C3C2E" w:rsidP="000C3C2E">
      <w:pPr>
        <w:rPr>
          <w:rFonts w:eastAsia="Times New Roman"/>
          <w:sz w:val="24"/>
          <w:szCs w:val="24"/>
        </w:rPr>
      </w:pPr>
      <w:r>
        <w:rPr>
          <w:rFonts w:eastAsia="Times New Roman"/>
          <w:sz w:val="24"/>
          <w:szCs w:val="24"/>
        </w:rPr>
        <w:t>To perform Data Manipulation Language (DML) Commands such as INSERT, SELECT</w:t>
      </w:r>
    </w:p>
    <w:p w14:paraId="137E37FF" w14:textId="77777777" w:rsidR="000C3C2E" w:rsidRDefault="000C3C2E" w:rsidP="000C3C2E">
      <w:pPr>
        <w:rPr>
          <w:rFonts w:eastAsia="Times New Roman"/>
          <w:sz w:val="24"/>
          <w:szCs w:val="24"/>
        </w:rPr>
      </w:pPr>
    </w:p>
    <w:p w14:paraId="6C36F30C" w14:textId="77777777" w:rsidR="000C3C2E" w:rsidRDefault="000C3C2E" w:rsidP="000C3C2E">
      <w:pPr>
        <w:rPr>
          <w:rFonts w:eastAsia="Times New Roman"/>
          <w:sz w:val="24"/>
          <w:szCs w:val="24"/>
        </w:rPr>
      </w:pPr>
    </w:p>
    <w:p w14:paraId="13170328" w14:textId="77777777" w:rsidR="000C3C2E" w:rsidRDefault="000C3C2E" w:rsidP="000C3C2E">
      <w:pPr>
        <w:spacing w:line="301" w:lineRule="exact"/>
      </w:pPr>
    </w:p>
    <w:p w14:paraId="74E0C94E" w14:textId="77777777" w:rsidR="000C3C2E" w:rsidRDefault="000C3C2E" w:rsidP="000C3C2E">
      <w:pPr>
        <w:tabs>
          <w:tab w:val="left" w:pos="800"/>
        </w:tabs>
        <w:rPr>
          <w:rFonts w:eastAsia="Times New Roman"/>
          <w:sz w:val="24"/>
          <w:szCs w:val="24"/>
        </w:rPr>
      </w:pPr>
      <w:r>
        <w:rPr>
          <w:rFonts w:eastAsia="Times New Roman"/>
          <w:sz w:val="24"/>
          <w:szCs w:val="24"/>
        </w:rPr>
        <w:t>1.Populate all the five tables with your own data.</w:t>
      </w:r>
    </w:p>
    <w:p w14:paraId="65145971" w14:textId="77777777" w:rsidR="000C3C2E" w:rsidRDefault="000C3C2E" w:rsidP="000C3C2E">
      <w:pPr>
        <w:rPr>
          <w:rFonts w:eastAsia="Times New Roman"/>
          <w:sz w:val="28"/>
          <w:szCs w:val="28"/>
        </w:rPr>
      </w:pPr>
      <w:r>
        <w:rPr>
          <w:rFonts w:eastAsia="Times New Roman"/>
          <w:noProof/>
          <w:sz w:val="28"/>
          <w:szCs w:val="28"/>
        </w:rPr>
        <w:drawing>
          <wp:inline distT="0" distB="0" distL="0" distR="0" wp14:anchorId="18CD7131" wp14:editId="1C7C2EAF">
            <wp:extent cx="5731510" cy="1518920"/>
            <wp:effectExtent l="0" t="0" r="2540" b="5080"/>
            <wp:docPr id="181843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58B83916" w14:textId="77777777" w:rsidR="000C3C2E" w:rsidRDefault="000C3C2E" w:rsidP="000C3C2E">
      <w:pPr>
        <w:rPr>
          <w:rFonts w:eastAsia="Times New Roman"/>
          <w:sz w:val="28"/>
          <w:szCs w:val="28"/>
        </w:rPr>
      </w:pPr>
    </w:p>
    <w:p w14:paraId="1D89A348" w14:textId="77777777" w:rsidR="000C3C2E" w:rsidRDefault="000C3C2E" w:rsidP="000C3C2E">
      <w:pPr>
        <w:rPr>
          <w:rFonts w:eastAsia="Times New Roman"/>
          <w:sz w:val="28"/>
          <w:szCs w:val="28"/>
        </w:rPr>
      </w:pPr>
    </w:p>
    <w:p w14:paraId="7AAA8785" w14:textId="77777777" w:rsidR="000C3C2E" w:rsidRDefault="000C3C2E" w:rsidP="000C3C2E">
      <w:pPr>
        <w:rPr>
          <w:rFonts w:eastAsia="Times New Roman"/>
          <w:sz w:val="28"/>
          <w:szCs w:val="28"/>
        </w:rPr>
      </w:pPr>
    </w:p>
    <w:p w14:paraId="7B1DF83E" w14:textId="77777777" w:rsidR="000C3C2E" w:rsidRDefault="000C3C2E" w:rsidP="000C3C2E">
      <w:pPr>
        <w:rPr>
          <w:rFonts w:eastAsia="Times New Roman"/>
          <w:sz w:val="28"/>
          <w:szCs w:val="28"/>
        </w:rPr>
      </w:pPr>
      <w:r>
        <w:rPr>
          <w:rFonts w:eastAsia="Times New Roman"/>
          <w:noProof/>
          <w:sz w:val="24"/>
          <w:szCs w:val="24"/>
        </w:rPr>
        <w:drawing>
          <wp:inline distT="0" distB="0" distL="0" distR="0" wp14:anchorId="6317A6CB" wp14:editId="1D66B4EE">
            <wp:extent cx="5731510" cy="1357630"/>
            <wp:effectExtent l="0" t="0" r="2540" b="0"/>
            <wp:docPr id="1792328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57630"/>
                    </a:xfrm>
                    <a:prstGeom prst="rect">
                      <a:avLst/>
                    </a:prstGeom>
                    <a:noFill/>
                    <a:ln>
                      <a:noFill/>
                    </a:ln>
                  </pic:spPr>
                </pic:pic>
              </a:graphicData>
            </a:graphic>
          </wp:inline>
        </w:drawing>
      </w:r>
    </w:p>
    <w:p w14:paraId="47C95756" w14:textId="77777777" w:rsidR="000C3C2E" w:rsidRDefault="000C3C2E" w:rsidP="000C3C2E">
      <w:pPr>
        <w:rPr>
          <w:rFonts w:eastAsia="Times New Roman"/>
          <w:sz w:val="24"/>
          <w:szCs w:val="24"/>
        </w:rPr>
      </w:pPr>
    </w:p>
    <w:p w14:paraId="15A210CB" w14:textId="2EB1EEB9" w:rsidR="000C3C2E" w:rsidRDefault="000C3C2E" w:rsidP="000C3C2E">
      <w:pPr>
        <w:spacing w:line="276" w:lineRule="auto"/>
        <w:rPr>
          <w:rFonts w:eastAsia="Times New Roman"/>
          <w:sz w:val="28"/>
          <w:szCs w:val="28"/>
        </w:rPr>
      </w:pPr>
      <w:r>
        <w:rPr>
          <w:rFonts w:eastAsia="Times New Roman"/>
          <w:sz w:val="28"/>
          <w:szCs w:val="28"/>
        </w:rPr>
        <w:t>);</w:t>
      </w:r>
    </w:p>
    <w:p w14:paraId="056AF7EB" w14:textId="77777777" w:rsidR="000C3C2E" w:rsidRDefault="000C3C2E" w:rsidP="000C3C2E">
      <w:pPr>
        <w:rPr>
          <w:rFonts w:eastAsia="Times New Roman"/>
          <w:sz w:val="24"/>
          <w:szCs w:val="24"/>
        </w:rPr>
      </w:pPr>
    </w:p>
    <w:p w14:paraId="73B5A060" w14:textId="77777777" w:rsidR="000C3C2E" w:rsidRDefault="000C3C2E" w:rsidP="000C3C2E">
      <w:pPr>
        <w:rPr>
          <w:rFonts w:eastAsia="Times New Roman"/>
          <w:sz w:val="24"/>
          <w:szCs w:val="24"/>
        </w:rPr>
      </w:pPr>
      <w:r>
        <w:rPr>
          <w:noProof/>
        </w:rPr>
        <w:drawing>
          <wp:inline distT="0" distB="0" distL="0" distR="0" wp14:anchorId="0837D99E" wp14:editId="61A43CFE">
            <wp:extent cx="3536950" cy="2216150"/>
            <wp:effectExtent l="0" t="0" r="6350" b="0"/>
            <wp:docPr id="1899939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6950" cy="2216150"/>
                    </a:xfrm>
                    <a:prstGeom prst="rect">
                      <a:avLst/>
                    </a:prstGeom>
                    <a:noFill/>
                    <a:ln>
                      <a:noFill/>
                    </a:ln>
                  </pic:spPr>
                </pic:pic>
              </a:graphicData>
            </a:graphic>
          </wp:inline>
        </w:drawing>
      </w:r>
    </w:p>
    <w:p w14:paraId="19D670F3" w14:textId="77777777" w:rsidR="000C3C2E" w:rsidRDefault="000C3C2E" w:rsidP="000C3C2E">
      <w:pPr>
        <w:rPr>
          <w:rFonts w:eastAsia="Times New Roman"/>
          <w:sz w:val="24"/>
          <w:szCs w:val="24"/>
        </w:rPr>
      </w:pPr>
    </w:p>
    <w:p w14:paraId="52B7C74F" w14:textId="77777777" w:rsidR="000C3C2E" w:rsidRDefault="000C3C2E" w:rsidP="000C3C2E">
      <w:pPr>
        <w:rPr>
          <w:rFonts w:eastAsia="Times New Roman"/>
          <w:sz w:val="24"/>
          <w:szCs w:val="24"/>
        </w:rPr>
      </w:pPr>
    </w:p>
    <w:p w14:paraId="6F6601E8" w14:textId="77777777" w:rsidR="000C3C2E" w:rsidRDefault="000C3C2E" w:rsidP="000C3C2E">
      <w:pPr>
        <w:rPr>
          <w:rFonts w:eastAsia="Times New Roman"/>
          <w:sz w:val="24"/>
          <w:szCs w:val="24"/>
        </w:rPr>
      </w:pPr>
    </w:p>
    <w:p w14:paraId="7205F226" w14:textId="4F463216" w:rsidR="000C3C2E" w:rsidRDefault="000C3C2E" w:rsidP="000C3C2E">
      <w:pPr>
        <w:spacing w:line="276" w:lineRule="auto"/>
        <w:rPr>
          <w:rFonts w:eastAsia="Times New Roman"/>
          <w:sz w:val="28"/>
          <w:szCs w:val="28"/>
        </w:rPr>
      </w:pPr>
      <w:r>
        <w:rPr>
          <w:rFonts w:eastAsia="Times New Roman"/>
          <w:noProof/>
          <w:sz w:val="28"/>
          <w:szCs w:val="28"/>
        </w:rPr>
        <w:drawing>
          <wp:inline distT="0" distB="0" distL="0" distR="0" wp14:anchorId="74C4B7C2" wp14:editId="39CA855D">
            <wp:extent cx="5731510" cy="2094865"/>
            <wp:effectExtent l="0" t="0" r="2540" b="635"/>
            <wp:docPr id="1839118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6927A1D9" w14:textId="77777777" w:rsidR="000C3C2E" w:rsidRDefault="000C3C2E" w:rsidP="000C3C2E">
      <w:pPr>
        <w:tabs>
          <w:tab w:val="left" w:pos="800"/>
        </w:tabs>
        <w:spacing w:line="333" w:lineRule="auto"/>
        <w:ind w:right="60"/>
        <w:rPr>
          <w:rFonts w:eastAsia="Times New Roman"/>
          <w:sz w:val="24"/>
          <w:szCs w:val="24"/>
        </w:rPr>
      </w:pPr>
      <w:r>
        <w:rPr>
          <w:rFonts w:eastAsia="Times New Roman"/>
          <w:sz w:val="24"/>
          <w:szCs w:val="24"/>
        </w:rPr>
        <w:t>2.Modify the date of birth for the faculty whose name is 'RAM' with a value ‘1983-05-01’.</w:t>
      </w:r>
    </w:p>
    <w:p w14:paraId="30790063" w14:textId="77777777" w:rsidR="000C3C2E" w:rsidRDefault="000C3C2E" w:rsidP="000C3C2E">
      <w:pPr>
        <w:tabs>
          <w:tab w:val="left" w:pos="800"/>
        </w:tabs>
        <w:spacing w:line="333" w:lineRule="auto"/>
        <w:ind w:right="60"/>
        <w:rPr>
          <w:rFonts w:eastAsia="Times New Roman"/>
          <w:sz w:val="24"/>
          <w:szCs w:val="24"/>
        </w:rPr>
      </w:pPr>
      <w:r>
        <w:rPr>
          <w:noProof/>
        </w:rPr>
        <w:drawing>
          <wp:inline distT="0" distB="0" distL="0" distR="0" wp14:anchorId="296B0C3D" wp14:editId="0AC156A2">
            <wp:extent cx="5727700" cy="2133600"/>
            <wp:effectExtent l="0" t="0" r="6350" b="0"/>
            <wp:docPr id="87678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133600"/>
                    </a:xfrm>
                    <a:prstGeom prst="rect">
                      <a:avLst/>
                    </a:prstGeom>
                    <a:noFill/>
                    <a:ln>
                      <a:noFill/>
                    </a:ln>
                  </pic:spPr>
                </pic:pic>
              </a:graphicData>
            </a:graphic>
          </wp:inline>
        </w:drawing>
      </w:r>
    </w:p>
    <w:p w14:paraId="2D10A7CA" w14:textId="77777777" w:rsidR="000C3C2E" w:rsidRDefault="000C3C2E" w:rsidP="000C3C2E">
      <w:pPr>
        <w:spacing w:line="33" w:lineRule="exact"/>
        <w:rPr>
          <w:rFonts w:eastAsia="Times New Roman"/>
          <w:sz w:val="24"/>
          <w:szCs w:val="24"/>
        </w:rPr>
      </w:pPr>
    </w:p>
    <w:p w14:paraId="7301B158" w14:textId="77777777" w:rsidR="000C3C2E" w:rsidRDefault="000C3C2E" w:rsidP="000C3C2E">
      <w:pPr>
        <w:tabs>
          <w:tab w:val="left" w:pos="800"/>
        </w:tabs>
        <w:rPr>
          <w:rFonts w:eastAsia="Times New Roman"/>
          <w:sz w:val="24"/>
          <w:szCs w:val="24"/>
        </w:rPr>
      </w:pPr>
      <w:r>
        <w:rPr>
          <w:rFonts w:eastAsia="Times New Roman"/>
          <w:sz w:val="24"/>
          <w:szCs w:val="24"/>
        </w:rPr>
        <w:t>3.Remove all faculty who are having over 65 years.</w:t>
      </w:r>
    </w:p>
    <w:p w14:paraId="22FD6951" w14:textId="77777777" w:rsidR="000C3C2E" w:rsidRDefault="000C3C2E" w:rsidP="000C3C2E">
      <w:pPr>
        <w:tabs>
          <w:tab w:val="left" w:pos="800"/>
        </w:tabs>
        <w:rPr>
          <w:rFonts w:eastAsia="Times New Roman"/>
          <w:sz w:val="24"/>
          <w:szCs w:val="24"/>
        </w:rPr>
      </w:pPr>
      <w:r>
        <w:rPr>
          <w:noProof/>
        </w:rPr>
        <w:drawing>
          <wp:inline distT="0" distB="0" distL="0" distR="0" wp14:anchorId="3625297E" wp14:editId="4AB599CB">
            <wp:extent cx="5731510" cy="1809115"/>
            <wp:effectExtent l="0" t="0" r="2540" b="635"/>
            <wp:docPr id="1473783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6EBE1513" w14:textId="77777777" w:rsidR="000C3C2E" w:rsidRDefault="000C3C2E" w:rsidP="000C3C2E">
      <w:pPr>
        <w:spacing w:line="147" w:lineRule="exact"/>
        <w:rPr>
          <w:rFonts w:eastAsia="Times New Roman"/>
          <w:sz w:val="24"/>
          <w:szCs w:val="24"/>
        </w:rPr>
      </w:pPr>
    </w:p>
    <w:p w14:paraId="0D3B7324" w14:textId="77777777" w:rsidR="000C3C2E" w:rsidRDefault="000C3C2E" w:rsidP="000C3C2E">
      <w:pPr>
        <w:tabs>
          <w:tab w:val="left" w:pos="800"/>
        </w:tabs>
        <w:rPr>
          <w:rFonts w:eastAsia="Times New Roman"/>
          <w:sz w:val="24"/>
          <w:szCs w:val="24"/>
        </w:rPr>
      </w:pPr>
    </w:p>
    <w:p w14:paraId="3CBCDBA8" w14:textId="77777777" w:rsidR="000C3C2E" w:rsidRDefault="000C3C2E" w:rsidP="000C3C2E">
      <w:pPr>
        <w:tabs>
          <w:tab w:val="left" w:pos="800"/>
        </w:tabs>
        <w:rPr>
          <w:rFonts w:eastAsia="Times New Roman"/>
          <w:sz w:val="24"/>
          <w:szCs w:val="24"/>
        </w:rPr>
      </w:pPr>
    </w:p>
    <w:p w14:paraId="3443A2FC" w14:textId="77777777" w:rsidR="000C3C2E" w:rsidRDefault="000C3C2E" w:rsidP="000C3C2E">
      <w:pPr>
        <w:tabs>
          <w:tab w:val="left" w:pos="800"/>
        </w:tabs>
        <w:rPr>
          <w:rFonts w:eastAsia="Times New Roman"/>
          <w:sz w:val="24"/>
          <w:szCs w:val="24"/>
        </w:rPr>
      </w:pPr>
      <w:r>
        <w:rPr>
          <w:rFonts w:eastAsia="Times New Roman"/>
          <w:sz w:val="24"/>
          <w:szCs w:val="24"/>
        </w:rPr>
        <w:t xml:space="preserve">4.View all the records from the five tables. Exercise </w:t>
      </w:r>
    </w:p>
    <w:p w14:paraId="21D0670E" w14:textId="77777777" w:rsidR="000C3C2E" w:rsidRDefault="000C3C2E" w:rsidP="000C3C2E">
      <w:pPr>
        <w:rPr>
          <w:rFonts w:eastAsia="Times New Roman"/>
          <w:bCs/>
          <w:sz w:val="26"/>
          <w:szCs w:val="26"/>
        </w:rPr>
      </w:pPr>
    </w:p>
    <w:p w14:paraId="530E3ED4" w14:textId="77777777" w:rsidR="000C3C2E" w:rsidRDefault="000C3C2E" w:rsidP="000C3C2E">
      <w:pPr>
        <w:rPr>
          <w:rFonts w:eastAsia="Times New Roman"/>
          <w:bCs/>
          <w:sz w:val="26"/>
          <w:szCs w:val="26"/>
        </w:rPr>
      </w:pPr>
      <w:r>
        <w:rPr>
          <w:noProof/>
        </w:rPr>
        <w:lastRenderedPageBreak/>
        <w:drawing>
          <wp:inline distT="0" distB="0" distL="0" distR="0" wp14:anchorId="33D9E47A" wp14:editId="491EED18">
            <wp:extent cx="5731510" cy="1921510"/>
            <wp:effectExtent l="0" t="0" r="2540" b="2540"/>
            <wp:docPr id="1623386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648D3470" w14:textId="77777777" w:rsidR="000C3C2E" w:rsidRDefault="000C3C2E" w:rsidP="000C3C2E">
      <w:pPr>
        <w:rPr>
          <w:rFonts w:eastAsia="Times New Roman"/>
          <w:bCs/>
          <w:sz w:val="26"/>
          <w:szCs w:val="26"/>
        </w:rPr>
      </w:pPr>
    </w:p>
    <w:p w14:paraId="18219C55" w14:textId="77777777" w:rsidR="000C3C2E" w:rsidRDefault="000C3C2E" w:rsidP="000C3C2E">
      <w:pPr>
        <w:rPr>
          <w:rFonts w:eastAsia="Times New Roman"/>
          <w:bCs/>
          <w:sz w:val="26"/>
          <w:szCs w:val="26"/>
        </w:rPr>
      </w:pPr>
      <w:r>
        <w:rPr>
          <w:rFonts w:eastAsia="Times New Roman"/>
          <w:noProof/>
          <w:sz w:val="26"/>
          <w:szCs w:val="26"/>
        </w:rPr>
        <w:drawing>
          <wp:inline distT="0" distB="0" distL="0" distR="0" wp14:anchorId="427A8437" wp14:editId="712F0B4B">
            <wp:extent cx="5731510" cy="1337945"/>
            <wp:effectExtent l="0" t="0" r="2540" b="0"/>
            <wp:docPr id="511467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37945"/>
                    </a:xfrm>
                    <a:prstGeom prst="rect">
                      <a:avLst/>
                    </a:prstGeom>
                    <a:noFill/>
                    <a:ln>
                      <a:noFill/>
                    </a:ln>
                  </pic:spPr>
                </pic:pic>
              </a:graphicData>
            </a:graphic>
          </wp:inline>
        </w:drawing>
      </w:r>
    </w:p>
    <w:p w14:paraId="5C773514" w14:textId="77777777" w:rsidR="000C3C2E" w:rsidRDefault="000C3C2E" w:rsidP="000C3C2E">
      <w:pPr>
        <w:rPr>
          <w:rFonts w:eastAsia="Times New Roman"/>
          <w:b/>
          <w:bCs/>
          <w:sz w:val="26"/>
          <w:szCs w:val="26"/>
          <w:u w:val="single"/>
        </w:rPr>
      </w:pPr>
    </w:p>
    <w:p w14:paraId="643C360D" w14:textId="77777777" w:rsidR="000C3C2E" w:rsidRDefault="000C3C2E" w:rsidP="000C3C2E">
      <w:pPr>
        <w:rPr>
          <w:rFonts w:eastAsia="Times New Roman"/>
          <w:b/>
          <w:bCs/>
          <w:sz w:val="26"/>
          <w:szCs w:val="26"/>
          <w:u w:val="single"/>
        </w:rPr>
      </w:pPr>
      <w:r>
        <w:rPr>
          <w:rFonts w:eastAsia="Times New Roman"/>
          <w:b/>
          <w:noProof/>
          <w:sz w:val="26"/>
          <w:szCs w:val="26"/>
        </w:rPr>
        <w:drawing>
          <wp:inline distT="0" distB="0" distL="0" distR="0" wp14:anchorId="34D129DE" wp14:editId="573FF999">
            <wp:extent cx="3797300" cy="2324100"/>
            <wp:effectExtent l="0" t="0" r="0" b="0"/>
            <wp:docPr id="774122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300" cy="2324100"/>
                    </a:xfrm>
                    <a:prstGeom prst="rect">
                      <a:avLst/>
                    </a:prstGeom>
                    <a:noFill/>
                    <a:ln>
                      <a:noFill/>
                    </a:ln>
                  </pic:spPr>
                </pic:pic>
              </a:graphicData>
            </a:graphic>
          </wp:inline>
        </w:drawing>
      </w:r>
    </w:p>
    <w:p w14:paraId="74F27F3D" w14:textId="77777777" w:rsidR="000C3C2E" w:rsidRDefault="000C3C2E" w:rsidP="000C3C2E">
      <w:pPr>
        <w:rPr>
          <w:rFonts w:eastAsia="Times New Roman"/>
          <w:b/>
          <w:bCs/>
          <w:sz w:val="26"/>
          <w:szCs w:val="26"/>
          <w:u w:val="single"/>
        </w:rPr>
      </w:pPr>
    </w:p>
    <w:p w14:paraId="1608444B" w14:textId="77777777" w:rsidR="000C3C2E" w:rsidRDefault="000C3C2E" w:rsidP="000C3C2E">
      <w:pPr>
        <w:rPr>
          <w:rFonts w:eastAsia="Times New Roman"/>
          <w:b/>
          <w:bCs/>
          <w:sz w:val="26"/>
          <w:szCs w:val="26"/>
          <w:u w:val="single"/>
        </w:rPr>
      </w:pPr>
      <w:r>
        <w:rPr>
          <w:noProof/>
          <w14:ligatures w14:val="standardContextual"/>
        </w:rPr>
        <w:drawing>
          <wp:inline distT="0" distB="0" distL="0" distR="0" wp14:anchorId="4C573527" wp14:editId="489EF973">
            <wp:extent cx="5731510" cy="2095500"/>
            <wp:effectExtent l="0" t="0" r="2540" b="0"/>
            <wp:docPr id="11799974" name="Picture 1179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731510" cy="2095500"/>
                    </a:xfrm>
                    <a:prstGeom prst="rect">
                      <a:avLst/>
                    </a:prstGeom>
                  </pic:spPr>
                </pic:pic>
              </a:graphicData>
            </a:graphic>
          </wp:inline>
        </w:drawing>
      </w:r>
    </w:p>
    <w:p w14:paraId="5630B1E8" w14:textId="77777777" w:rsidR="000C3C2E" w:rsidRDefault="000C3C2E" w:rsidP="000C3C2E">
      <w:pPr>
        <w:rPr>
          <w:rFonts w:eastAsia="Times New Roman"/>
          <w:b/>
          <w:bCs/>
          <w:sz w:val="26"/>
          <w:szCs w:val="26"/>
          <w:u w:val="single"/>
        </w:rPr>
      </w:pPr>
    </w:p>
    <w:p w14:paraId="2526081F" w14:textId="77777777" w:rsidR="000C3C2E" w:rsidRDefault="000C3C2E" w:rsidP="000C3C2E">
      <w:pPr>
        <w:rPr>
          <w:rFonts w:eastAsia="Times New Roman"/>
          <w:b/>
          <w:bCs/>
          <w:sz w:val="26"/>
          <w:szCs w:val="26"/>
          <w:u w:val="single"/>
        </w:rPr>
      </w:pPr>
    </w:p>
    <w:p w14:paraId="3F1243E3" w14:textId="77777777" w:rsidR="000C3C2E" w:rsidRDefault="000C3C2E" w:rsidP="000C3C2E">
      <w:pPr>
        <w:rPr>
          <w:rFonts w:eastAsia="Times New Roman"/>
          <w:b/>
          <w:bCs/>
          <w:sz w:val="26"/>
          <w:szCs w:val="26"/>
          <w:u w:val="single"/>
        </w:rPr>
      </w:pPr>
    </w:p>
    <w:p w14:paraId="3AC31EE7" w14:textId="77777777" w:rsidR="000C3C2E" w:rsidRPr="005B34F6" w:rsidRDefault="000C3C2E" w:rsidP="000C3C2E">
      <w:pPr>
        <w:rPr>
          <w:rFonts w:eastAsia="Times New Roman"/>
          <w:b/>
          <w:bCs/>
          <w:sz w:val="26"/>
          <w:szCs w:val="26"/>
          <w:u w:val="single"/>
        </w:rPr>
      </w:pPr>
      <w:r>
        <w:rPr>
          <w:rFonts w:eastAsia="Times New Roman"/>
          <w:noProof/>
          <w:sz w:val="24"/>
          <w:szCs w:val="24"/>
        </w:rPr>
        <mc:AlternateContent>
          <mc:Choice Requires="wps">
            <w:drawing>
              <wp:anchor distT="0" distB="0" distL="114299" distR="114299" simplePos="0" relativeHeight="251661312" behindDoc="1" locked="0" layoutInCell="0" allowOverlap="1" wp14:anchorId="15D49A47" wp14:editId="182F660B">
                <wp:simplePos x="0" y="0"/>
                <wp:positionH relativeFrom="page">
                  <wp:posOffset>8081009</wp:posOffset>
                </wp:positionH>
                <wp:positionV relativeFrom="page">
                  <wp:posOffset>-95250</wp:posOffset>
                </wp:positionV>
                <wp:extent cx="0" cy="10066655"/>
                <wp:effectExtent l="0" t="0" r="19050" b="1079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A36ECA9" id="Shape 141"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36.3pt,-7.5pt" to="636.3pt,7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299" distR="114299" simplePos="0" relativeHeight="251665408" behindDoc="1" locked="0" layoutInCell="0" allowOverlap="1" wp14:anchorId="6D6A7C13" wp14:editId="2926DB11">
                <wp:simplePos x="0" y="0"/>
                <wp:positionH relativeFrom="page">
                  <wp:posOffset>8325484</wp:posOffset>
                </wp:positionH>
                <wp:positionV relativeFrom="page">
                  <wp:posOffset>316865</wp:posOffset>
                </wp:positionV>
                <wp:extent cx="0" cy="10059670"/>
                <wp:effectExtent l="0" t="0" r="19050" b="1778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ED6B9FA" id="Shape 145" o:spid="_x0000_s1026" style="position:absolute;z-index:-25165107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5.55pt,24.95pt" to="655.5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" o:allowincell="f" filled="t" strokeweight=".16928mm">
                <v:stroke joinstyle="miter"/>
                <o:lock v:ext="edit" shapetype="f"/>
                <w10:wrap anchorx="page" anchory="page"/>
              </v:line>
            </w:pict>
          </mc:Fallback>
        </mc:AlternateContent>
      </w:r>
      <w:r>
        <w:rPr>
          <w:rFonts w:eastAsia="Times New Roman"/>
          <w:noProof/>
          <w:sz w:val="24"/>
          <w:szCs w:val="24"/>
        </w:rPr>
        <mc:AlternateContent>
          <mc:Choice Requires="wps">
            <w:drawing>
              <wp:anchor distT="4294967295" distB="4294967295" distL="114300" distR="114300" simplePos="0" relativeHeight="251662336" behindDoc="1" locked="0" layoutInCell="0" allowOverlap="1" wp14:anchorId="52AEDFE2" wp14:editId="19CFD099">
                <wp:simplePos x="0" y="0"/>
                <wp:positionH relativeFrom="page">
                  <wp:posOffset>5269865</wp:posOffset>
                </wp:positionH>
                <wp:positionV relativeFrom="page">
                  <wp:posOffset>-31751</wp:posOffset>
                </wp:positionV>
                <wp:extent cx="695261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39EB92" id="Shape 142" o:spid="_x0000_s1026" style="position:absolute;z-index:-25165414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4.95pt,-2.5pt" to="9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" o:allowincell="f" filled="t" strokeweight=".16928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3360" behindDoc="1" locked="0" layoutInCell="0" allowOverlap="1" wp14:anchorId="54823BD9" wp14:editId="233ECB80">
                <wp:simplePos x="0" y="0"/>
                <wp:positionH relativeFrom="page">
                  <wp:posOffset>-5074285</wp:posOffset>
                </wp:positionH>
                <wp:positionV relativeFrom="page">
                  <wp:posOffset>457200</wp:posOffset>
                </wp:positionV>
                <wp:extent cx="2990215" cy="318770"/>
                <wp:effectExtent l="0" t="0" r="635" b="508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0215" cy="3187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F38AC4D" id="Shape 14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9.55pt,36pt" to="-164.1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" o:allowincell="f" filled="t" strokeweight=".48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299" distR="114299" simplePos="0" relativeHeight="251664384" behindDoc="1" locked="0" layoutInCell="0" allowOverlap="1" wp14:anchorId="3B11B4E8" wp14:editId="31560618">
                <wp:simplePos x="0" y="0"/>
                <wp:positionH relativeFrom="page">
                  <wp:posOffset>-933451</wp:posOffset>
                </wp:positionH>
                <wp:positionV relativeFrom="page">
                  <wp:posOffset>230505</wp:posOffset>
                </wp:positionV>
                <wp:extent cx="0" cy="10059670"/>
                <wp:effectExtent l="0" t="0" r="19050" b="1778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87F808" id="Shape 144" o:spid="_x0000_s1026" style="position:absolute;z-index:-25165209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3.5pt,18.15pt" to="-73.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" o:allowincell="f" filled="t" strokeweight=".48pt">
                <v:stroke joinstyle="miter"/>
                <o:lock v:ext="edit" shapetype="f"/>
                <w10:wrap anchorx="page" anchory="page"/>
              </v:line>
            </w:pict>
          </mc:Fallback>
        </mc:AlternateContent>
      </w:r>
      <w:r>
        <w:rPr>
          <w:rFonts w:eastAsia="Times New Roman"/>
          <w:b/>
          <w:bCs/>
          <w:sz w:val="26"/>
          <w:szCs w:val="26"/>
          <w:u w:val="single"/>
        </w:rPr>
        <w:t>RESULT</w:t>
      </w:r>
      <w:r>
        <w:rPr>
          <w:rFonts w:eastAsia="Times New Roman"/>
          <w:sz w:val="26"/>
          <w:szCs w:val="26"/>
        </w:rPr>
        <w:t>:</w:t>
      </w:r>
    </w:p>
    <w:p w14:paraId="6A8549AD" w14:textId="77777777" w:rsidR="000C3C2E" w:rsidRDefault="000C3C2E" w:rsidP="000C3C2E">
      <w:pPr>
        <w:spacing w:line="323" w:lineRule="exact"/>
      </w:pPr>
    </w:p>
    <w:p w14:paraId="16684FD0" w14:textId="77777777" w:rsidR="000C3C2E" w:rsidRDefault="000C3C2E" w:rsidP="000C3C2E">
      <w:pPr>
        <w:spacing w:line="230" w:lineRule="auto"/>
        <w:ind w:right="1220"/>
      </w:pPr>
      <w:r>
        <w:rPr>
          <w:rFonts w:eastAsia="Times New Roman"/>
          <w:sz w:val="26"/>
          <w:szCs w:val="26"/>
        </w:rPr>
        <w:t xml:space="preserve">Data Manipulation Language (DML) Commands such as INSERT, SELECT </w:t>
      </w:r>
      <w:proofErr w:type="gramStart"/>
      <w:r>
        <w:rPr>
          <w:rFonts w:eastAsia="Times New Roman"/>
          <w:sz w:val="26"/>
          <w:szCs w:val="26"/>
        </w:rPr>
        <w:t>are</w:t>
      </w:r>
      <w:proofErr w:type="gramEnd"/>
      <w:r>
        <w:rPr>
          <w:rFonts w:eastAsia="Times New Roman"/>
          <w:sz w:val="26"/>
          <w:szCs w:val="26"/>
        </w:rPr>
        <w:t xml:space="preserve"> performed in the five tables.</w:t>
      </w:r>
    </w:p>
    <w:p w14:paraId="3ACA897F" w14:textId="77777777" w:rsidR="000C3C2E" w:rsidRDefault="000C3C2E" w:rsidP="000C3C2E">
      <w:pPr>
        <w:spacing w:line="20" w:lineRule="exact"/>
      </w:pPr>
    </w:p>
    <w:p w14:paraId="0709AA0D" w14:textId="77777777" w:rsidR="000C3C2E" w:rsidRDefault="000C3C2E" w:rsidP="000C3C2E"/>
    <w:p w14:paraId="33B32FF7" w14:textId="77777777" w:rsidR="000C3C2E" w:rsidRDefault="000C3C2E">
      <w:pPr>
        <w:rPr>
          <w:b/>
          <w:bCs/>
        </w:rPr>
      </w:pPr>
    </w:p>
    <w:p w14:paraId="036E0805" w14:textId="77777777" w:rsidR="00381CEF" w:rsidRPr="00381CEF" w:rsidRDefault="00381CEF" w:rsidP="00381CEF"/>
    <w:p w14:paraId="5595242E" w14:textId="77777777" w:rsidR="00381CEF" w:rsidRDefault="00381CEF" w:rsidP="00381CEF">
      <w:pPr>
        <w:rPr>
          <w:b/>
          <w:bCs/>
        </w:rPr>
      </w:pPr>
    </w:p>
    <w:p w14:paraId="0CB2F46B" w14:textId="6AC70EAC" w:rsidR="00381CEF" w:rsidRPr="00E014E8" w:rsidRDefault="00381CEF" w:rsidP="00381CEF">
      <w:pPr>
        <w:ind w:firstLine="720"/>
        <w:rPr>
          <w:sz w:val="44"/>
          <w:szCs w:val="44"/>
        </w:rPr>
      </w:pPr>
      <w:r>
        <w:t>Ex</w:t>
      </w:r>
      <w:r w:rsidR="00E014E8">
        <w:t xml:space="preserve"> no:4</w:t>
      </w:r>
    </w:p>
    <w:p w14:paraId="0366A87D" w14:textId="77777777" w:rsidR="00381CEF" w:rsidRPr="00381CEF" w:rsidRDefault="00381CEF" w:rsidP="00381CEF"/>
    <w:p w14:paraId="6BA14A61" w14:textId="77777777" w:rsidR="00381CEF" w:rsidRPr="00381CEF" w:rsidRDefault="00381CEF" w:rsidP="00381CEF"/>
    <w:p w14:paraId="52A6033B" w14:textId="77777777" w:rsidR="00381CEF" w:rsidRDefault="00381CEF" w:rsidP="00381CEF"/>
    <w:p w14:paraId="1F946240" w14:textId="77777777" w:rsidR="00381CEF" w:rsidRDefault="00381CEF" w:rsidP="00381CEF">
      <w:pPr>
        <w:jc w:val="center"/>
        <w:rPr>
          <w:rFonts w:eastAsia="Times New Roman"/>
          <w:b/>
          <w:bCs/>
          <w:sz w:val="40"/>
          <w:szCs w:val="40"/>
          <w:lang w:eastAsia="en-US"/>
        </w:rPr>
      </w:pPr>
      <w:r>
        <w:tab/>
      </w:r>
      <w:r>
        <w:rPr>
          <w:b/>
          <w:bCs/>
          <w:sz w:val="32"/>
          <w:szCs w:val="32"/>
        </w:rPr>
        <w:t>DML Commands with Constraints –UPDATE, DELETE</w:t>
      </w:r>
    </w:p>
    <w:p w14:paraId="1A89E182" w14:textId="77777777" w:rsidR="00381CEF" w:rsidRDefault="00381CEF" w:rsidP="00381CEF">
      <w:pPr>
        <w:rPr>
          <w:rFonts w:eastAsia="Times New Roman"/>
          <w:b/>
          <w:bCs/>
          <w:sz w:val="28"/>
          <w:szCs w:val="28"/>
        </w:rPr>
      </w:pPr>
    </w:p>
    <w:p w14:paraId="037D86F4" w14:textId="77777777" w:rsidR="00381CEF" w:rsidRDefault="00381CEF" w:rsidP="00381CEF">
      <w:pPr>
        <w:tabs>
          <w:tab w:val="left" w:pos="800"/>
        </w:tabs>
        <w:rPr>
          <w:rFonts w:eastAsia="Times New Roman"/>
          <w:sz w:val="24"/>
          <w:szCs w:val="24"/>
        </w:rPr>
      </w:pPr>
    </w:p>
    <w:p w14:paraId="01AEE1F0" w14:textId="77777777" w:rsidR="00381CEF" w:rsidRDefault="00381CEF" w:rsidP="00381CEF">
      <w:pPr>
        <w:tabs>
          <w:tab w:val="left" w:pos="800"/>
        </w:tabs>
        <w:rPr>
          <w:rFonts w:eastAsia="Times New Roman"/>
          <w:sz w:val="24"/>
          <w:szCs w:val="24"/>
        </w:rPr>
      </w:pPr>
      <w:r>
        <w:rPr>
          <w:rFonts w:eastAsia="Times New Roman"/>
          <w:sz w:val="24"/>
          <w:szCs w:val="24"/>
        </w:rPr>
        <w:t>1.Update the value of student name whose register number is ‘191711342’</w:t>
      </w:r>
    </w:p>
    <w:p w14:paraId="2D1E5682" w14:textId="1892827D" w:rsidR="00381CEF" w:rsidRDefault="00381CEF" w:rsidP="00381CEF">
      <w:pPr>
        <w:rPr>
          <w:sz w:val="22"/>
          <w:szCs w:val="22"/>
        </w:rPr>
      </w:pPr>
      <w:r>
        <w:rPr>
          <w:rFonts w:eastAsia="Times New Roman"/>
          <w:noProof/>
          <w:sz w:val="24"/>
          <w:szCs w:val="24"/>
        </w:rPr>
        <w:drawing>
          <wp:inline distT="0" distB="0" distL="0" distR="0" wp14:anchorId="649351A1" wp14:editId="344A119D">
            <wp:extent cx="5274310" cy="2181225"/>
            <wp:effectExtent l="0" t="0" r="2540" b="9525"/>
            <wp:docPr id="165214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81225"/>
                    </a:xfrm>
                    <a:prstGeom prst="rect">
                      <a:avLst/>
                    </a:prstGeom>
                    <a:noFill/>
                    <a:ln>
                      <a:noFill/>
                    </a:ln>
                  </pic:spPr>
                </pic:pic>
              </a:graphicData>
            </a:graphic>
          </wp:inline>
        </w:drawing>
      </w:r>
    </w:p>
    <w:p w14:paraId="7FE9740B" w14:textId="77777777" w:rsidR="00381CEF" w:rsidRDefault="00381CEF" w:rsidP="00381CEF"/>
    <w:p w14:paraId="3A15D164" w14:textId="77777777" w:rsidR="00381CEF" w:rsidRDefault="00381CEF" w:rsidP="00381CEF">
      <w:pPr>
        <w:tabs>
          <w:tab w:val="left" w:pos="800"/>
        </w:tabs>
        <w:rPr>
          <w:rFonts w:eastAsia="Times New Roman"/>
          <w:sz w:val="24"/>
          <w:szCs w:val="24"/>
        </w:rPr>
      </w:pPr>
      <w:r>
        <w:rPr>
          <w:rFonts w:eastAsia="Times New Roman"/>
          <w:sz w:val="24"/>
          <w:szCs w:val="24"/>
        </w:rPr>
        <w:t>2.Delete the record in the table FACULTY, who resigned her job.</w:t>
      </w:r>
    </w:p>
    <w:p w14:paraId="720ECBDB" w14:textId="44050F85" w:rsidR="00381CEF" w:rsidRDefault="00381CEF" w:rsidP="00381CEF">
      <w:pPr>
        <w:tabs>
          <w:tab w:val="left" w:pos="800"/>
        </w:tabs>
        <w:rPr>
          <w:rFonts w:eastAsia="Times New Roman"/>
          <w:sz w:val="24"/>
          <w:szCs w:val="24"/>
        </w:rPr>
      </w:pPr>
      <w:r>
        <w:rPr>
          <w:noProof/>
        </w:rPr>
        <w:drawing>
          <wp:inline distT="0" distB="0" distL="0" distR="0" wp14:anchorId="02AF7126" wp14:editId="5E06C01D">
            <wp:extent cx="5274310" cy="1898015"/>
            <wp:effectExtent l="0" t="0" r="2540" b="6985"/>
            <wp:docPr id="8226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98015"/>
                    </a:xfrm>
                    <a:prstGeom prst="rect">
                      <a:avLst/>
                    </a:prstGeom>
                    <a:noFill/>
                    <a:ln>
                      <a:noFill/>
                    </a:ln>
                  </pic:spPr>
                </pic:pic>
              </a:graphicData>
            </a:graphic>
          </wp:inline>
        </w:drawing>
      </w:r>
    </w:p>
    <w:p w14:paraId="3CAF8B4B" w14:textId="77777777" w:rsidR="00381CEF" w:rsidRDefault="00381CEF" w:rsidP="00381CEF">
      <w:pPr>
        <w:rPr>
          <w:sz w:val="22"/>
          <w:szCs w:val="22"/>
        </w:rPr>
      </w:pPr>
    </w:p>
    <w:p w14:paraId="357F841A" w14:textId="4FF6C2FC" w:rsidR="00381CEF" w:rsidRDefault="00381CEF" w:rsidP="00381CEF">
      <w:pPr>
        <w:rPr>
          <w:rFonts w:eastAsia="Times New Roman"/>
          <w:b/>
          <w:bCs/>
          <w:sz w:val="26"/>
          <w:szCs w:val="26"/>
          <w:u w:val="single"/>
        </w:rPr>
      </w:pPr>
      <w:r>
        <w:rPr>
          <w:noProof/>
        </w:rPr>
        <mc:AlternateContent>
          <mc:Choice Requires="wps">
            <w:drawing>
              <wp:anchor distT="0" distB="0" distL="114299" distR="114299" simplePos="0" relativeHeight="251667456" behindDoc="1" locked="0" layoutInCell="0" allowOverlap="1" wp14:anchorId="419DFFB0" wp14:editId="7FFAB4CB">
                <wp:simplePos x="0" y="0"/>
                <wp:positionH relativeFrom="page">
                  <wp:posOffset>8081010</wp:posOffset>
                </wp:positionH>
                <wp:positionV relativeFrom="page">
                  <wp:posOffset>-95250</wp:posOffset>
                </wp:positionV>
                <wp:extent cx="0" cy="10066655"/>
                <wp:effectExtent l="0" t="0" r="38100" b="29845"/>
                <wp:wrapNone/>
                <wp:docPr id="83655178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6655"/>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AD9AA3E" id="Straight Connector 7" o:spid="_x0000_s1026" style="position:absolute;z-index:-25164902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36.3pt,-7.5pt" to="636.3pt,7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" o:allowincell="f" filled="t" strokeweight=".16928mm">
                <v:stroke joinstyle="miter"/>
                <o:lock v:ext="edit" shapetype="f"/>
                <w10:wrap anchorx="page" anchory="page"/>
              </v:line>
            </w:pict>
          </mc:Fallback>
        </mc:AlternateContent>
      </w:r>
      <w:r>
        <w:rPr>
          <w:noProof/>
        </w:rPr>
        <mc:AlternateContent>
          <mc:Choice Requires="wps">
            <w:drawing>
              <wp:anchor distT="0" distB="0" distL="114299" distR="114299" simplePos="0" relativeHeight="251668480" behindDoc="1" locked="0" layoutInCell="0" allowOverlap="1" wp14:anchorId="6566E9AA" wp14:editId="6A4E3C9F">
                <wp:simplePos x="0" y="0"/>
                <wp:positionH relativeFrom="page">
                  <wp:posOffset>8325485</wp:posOffset>
                </wp:positionH>
                <wp:positionV relativeFrom="page">
                  <wp:posOffset>316865</wp:posOffset>
                </wp:positionV>
                <wp:extent cx="0" cy="10059670"/>
                <wp:effectExtent l="0" t="0" r="38100" b="36830"/>
                <wp:wrapNone/>
                <wp:docPr id="154474269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AA3FA42" id="Straight Connector 6" o:spid="_x0000_s1026" style="position:absolute;z-index:-25164800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655.55pt,24.95pt" to="655.5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" o:allowincell="f" filled="t" strokeweight=".16928mm">
                <v:stroke joinstyle="miter"/>
                <o:lock v:ext="edit" shapetype="f"/>
                <w10:wrap anchorx="page" anchory="page"/>
              </v:line>
            </w:pict>
          </mc:Fallback>
        </mc:AlternateContent>
      </w:r>
      <w:r>
        <w:rPr>
          <w:noProof/>
        </w:rPr>
        <mc:AlternateContent>
          <mc:Choice Requires="wps">
            <w:drawing>
              <wp:anchor distT="4294967295" distB="4294967295" distL="114300" distR="114300" simplePos="0" relativeHeight="251669504" behindDoc="1" locked="0" layoutInCell="0" allowOverlap="1" wp14:anchorId="381EF9B9" wp14:editId="36EBAB80">
                <wp:simplePos x="0" y="0"/>
                <wp:positionH relativeFrom="page">
                  <wp:posOffset>5269865</wp:posOffset>
                </wp:positionH>
                <wp:positionV relativeFrom="page">
                  <wp:posOffset>-31750</wp:posOffset>
                </wp:positionV>
                <wp:extent cx="6952615" cy="0"/>
                <wp:effectExtent l="0" t="0" r="0" b="0"/>
                <wp:wrapNone/>
                <wp:docPr id="90260039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2615" cy="0"/>
                        </a:xfrm>
                        <a:prstGeom prst="line">
                          <a:avLst/>
                        </a:prstGeom>
                        <a:solidFill>
                          <a:srgbClr val="FFFFFF"/>
                        </a:solidFill>
                        <a:ln w="6094">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E2BD759" id="Straight Connector 5" o:spid="_x0000_s1026" style="position:absolute;z-index:-2516469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4.95pt,-2.5pt" to="9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" o:allowincell="f" filled="t" strokeweight=".16928mm">
                <v:stroke joinstyle="miter"/>
                <o:lock v:ext="edit" shapetype="f"/>
                <w10:wrap anchorx="page" anchory="page"/>
              </v:line>
            </w:pict>
          </mc:Fallback>
        </mc:AlternateContent>
      </w:r>
      <w:r>
        <w:rPr>
          <w:noProof/>
        </w:rPr>
        <mc:AlternateContent>
          <mc:Choice Requires="wps">
            <w:drawing>
              <wp:anchor distT="0" distB="0" distL="114300" distR="114300" simplePos="0" relativeHeight="251670528" behindDoc="1" locked="0" layoutInCell="0" allowOverlap="1" wp14:anchorId="175EF551" wp14:editId="480932CA">
                <wp:simplePos x="0" y="0"/>
                <wp:positionH relativeFrom="page">
                  <wp:posOffset>-5074285</wp:posOffset>
                </wp:positionH>
                <wp:positionV relativeFrom="page">
                  <wp:posOffset>457200</wp:posOffset>
                </wp:positionV>
                <wp:extent cx="2990215" cy="318770"/>
                <wp:effectExtent l="0" t="0" r="19685" b="24130"/>
                <wp:wrapNone/>
                <wp:docPr id="64234946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0215" cy="3187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9D5F60"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9.55pt,36pt" to="-164.1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" o:allowincell="f" filled="t" strokeweight=".48pt">
                <v:stroke joinstyle="miter"/>
                <o:lock v:ext="edit" shapetype="f"/>
                <w10:wrap anchorx="page" anchory="page"/>
              </v:line>
            </w:pict>
          </mc:Fallback>
        </mc:AlternateContent>
      </w:r>
      <w:r>
        <w:rPr>
          <w:noProof/>
        </w:rPr>
        <mc:AlternateContent>
          <mc:Choice Requires="wps">
            <w:drawing>
              <wp:anchor distT="0" distB="0" distL="114299" distR="114299" simplePos="0" relativeHeight="251671552" behindDoc="1" locked="0" layoutInCell="0" allowOverlap="1" wp14:anchorId="30F5E65D" wp14:editId="638F627C">
                <wp:simplePos x="0" y="0"/>
                <wp:positionH relativeFrom="page">
                  <wp:posOffset>-933450</wp:posOffset>
                </wp:positionH>
                <wp:positionV relativeFrom="page">
                  <wp:posOffset>230505</wp:posOffset>
                </wp:positionV>
                <wp:extent cx="0" cy="10059670"/>
                <wp:effectExtent l="0" t="0" r="38100" b="36830"/>
                <wp:wrapNone/>
                <wp:docPr id="121475162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9670"/>
                        </a:xfrm>
                        <a:prstGeom prst="line">
                          <a:avLst/>
                        </a:prstGeom>
                        <a:solidFill>
                          <a:srgbClr val="FFFFFF"/>
                        </a:solidFill>
                        <a:ln w="6096">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9746E2B" id="Straight Connector 3" o:spid="_x0000_s1026" style="position:absolute;z-index:-2516449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3.5pt,18.15pt" to="-73.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" o:allowincell="f" filled="t" strokeweight=".48pt">
                <v:stroke joinstyle="miter"/>
                <o:lock v:ext="edit" shapetype="f"/>
                <w10:wrap anchorx="page" anchory="page"/>
              </v:line>
            </w:pict>
          </mc:Fallback>
        </mc:AlternateContent>
      </w:r>
      <w:r>
        <w:rPr>
          <w:rFonts w:eastAsia="Times New Roman"/>
          <w:b/>
          <w:bCs/>
          <w:sz w:val="26"/>
          <w:szCs w:val="26"/>
          <w:u w:val="single"/>
        </w:rPr>
        <w:t>RESULT</w:t>
      </w:r>
      <w:r>
        <w:rPr>
          <w:rFonts w:eastAsia="Times New Roman"/>
          <w:sz w:val="26"/>
          <w:szCs w:val="26"/>
        </w:rPr>
        <w:t>:</w:t>
      </w:r>
    </w:p>
    <w:p w14:paraId="77FBBAB3" w14:textId="77777777" w:rsidR="00381CEF" w:rsidRDefault="00381CEF" w:rsidP="00381CEF">
      <w:pPr>
        <w:rPr>
          <w:sz w:val="22"/>
          <w:szCs w:val="22"/>
        </w:rPr>
      </w:pPr>
    </w:p>
    <w:p w14:paraId="0F365C64" w14:textId="77777777" w:rsidR="00381CEF" w:rsidRDefault="00381CEF" w:rsidP="00381CEF">
      <w:pPr>
        <w:spacing w:line="228" w:lineRule="auto"/>
        <w:ind w:right="1220"/>
      </w:pPr>
      <w:r>
        <w:rPr>
          <w:rFonts w:eastAsia="Times New Roman"/>
          <w:sz w:val="26"/>
          <w:szCs w:val="26"/>
        </w:rPr>
        <w:t xml:space="preserve">Data Manipulation Language (DML) Commands such as INSERT, SELECT, UPDATE, DELETE </w:t>
      </w:r>
      <w:proofErr w:type="gramStart"/>
      <w:r>
        <w:rPr>
          <w:rFonts w:eastAsia="Times New Roman"/>
          <w:sz w:val="26"/>
          <w:szCs w:val="26"/>
        </w:rPr>
        <w:t>are</w:t>
      </w:r>
      <w:proofErr w:type="gramEnd"/>
      <w:r>
        <w:rPr>
          <w:rFonts w:eastAsia="Times New Roman"/>
          <w:sz w:val="26"/>
          <w:szCs w:val="26"/>
        </w:rPr>
        <w:t xml:space="preserve"> performed in the five tables.</w:t>
      </w:r>
    </w:p>
    <w:p w14:paraId="33832971" w14:textId="77777777" w:rsidR="00381CEF" w:rsidRDefault="00381CEF" w:rsidP="00381CEF">
      <w:pPr>
        <w:rPr>
          <w:sz w:val="22"/>
          <w:szCs w:val="22"/>
        </w:rPr>
      </w:pPr>
    </w:p>
    <w:p w14:paraId="5F462F23" w14:textId="169827FE" w:rsidR="00E014E8" w:rsidRDefault="00E014E8" w:rsidP="00381CEF">
      <w:pPr>
        <w:tabs>
          <w:tab w:val="left" w:pos="1700"/>
        </w:tabs>
      </w:pPr>
    </w:p>
    <w:p w14:paraId="7ABD93AE" w14:textId="77777777" w:rsidR="00E014E8" w:rsidRDefault="00E014E8" w:rsidP="00E014E8">
      <w:pPr>
        <w:spacing w:line="14" w:lineRule="exact"/>
        <w:rPr>
          <w:sz w:val="32"/>
          <w:szCs w:val="32"/>
          <w:lang w:eastAsia="en-US"/>
        </w:rPr>
      </w:pPr>
      <w:r>
        <w:t xml:space="preserve">EX NO:5 </w:t>
      </w:r>
    </w:p>
    <w:p w14:paraId="55D7625C" w14:textId="77777777" w:rsidR="00E014E8" w:rsidRDefault="00E014E8" w:rsidP="00E014E8">
      <w:pPr>
        <w:rPr>
          <w:sz w:val="32"/>
          <w:szCs w:val="32"/>
        </w:rPr>
      </w:pPr>
      <w:r>
        <w:rPr>
          <w:rFonts w:eastAsia="Times New Roman"/>
          <w:b/>
          <w:bCs/>
          <w:sz w:val="32"/>
          <w:szCs w:val="32"/>
        </w:rPr>
        <w:lastRenderedPageBreak/>
        <w:t>SELECT with various clause – WHERE, pattern matching</w:t>
      </w:r>
    </w:p>
    <w:p w14:paraId="76D4CADA" w14:textId="77777777" w:rsidR="00E014E8" w:rsidRDefault="00E014E8" w:rsidP="00E014E8">
      <w:pPr>
        <w:rPr>
          <w:sz w:val="32"/>
          <w:szCs w:val="32"/>
        </w:rPr>
      </w:pPr>
      <w:r>
        <w:rPr>
          <w:rFonts w:eastAsia="Times New Roman"/>
          <w:b/>
          <w:bCs/>
          <w:sz w:val="32"/>
          <w:szCs w:val="32"/>
        </w:rPr>
        <w:t>WHERE:</w:t>
      </w:r>
    </w:p>
    <w:p w14:paraId="5C76FA97" w14:textId="77777777" w:rsidR="00E014E8" w:rsidRDefault="00E014E8" w:rsidP="00E014E8">
      <w:pPr>
        <w:spacing w:line="290" w:lineRule="exact"/>
        <w:rPr>
          <w:sz w:val="32"/>
          <w:szCs w:val="32"/>
        </w:rPr>
      </w:pPr>
    </w:p>
    <w:p w14:paraId="5B785430" w14:textId="77777777" w:rsidR="00E014E8" w:rsidRDefault="00E014E8" w:rsidP="00E014E8">
      <w:pPr>
        <w:tabs>
          <w:tab w:val="left" w:pos="1127"/>
        </w:tabs>
        <w:spacing w:line="230" w:lineRule="auto"/>
        <w:ind w:right="1400"/>
        <w:rPr>
          <w:rFonts w:eastAsia="Times New Roman"/>
          <w:sz w:val="32"/>
          <w:szCs w:val="32"/>
        </w:rPr>
      </w:pPr>
      <w:r>
        <w:rPr>
          <w:rFonts w:eastAsia="Times New Roman"/>
          <w:sz w:val="32"/>
          <w:szCs w:val="32"/>
        </w:rPr>
        <w:t xml:space="preserve">      The student counsellor wanted to display the registration number, student name and date of birth for all the students.</w:t>
      </w:r>
    </w:p>
    <w:p w14:paraId="32428D68" w14:textId="06400576" w:rsidR="00E014E8" w:rsidRDefault="00E014E8" w:rsidP="00E014E8">
      <w:pPr>
        <w:tabs>
          <w:tab w:val="left" w:pos="1127"/>
        </w:tabs>
        <w:spacing w:line="230" w:lineRule="auto"/>
        <w:ind w:right="1400"/>
        <w:rPr>
          <w:rFonts w:eastAsia="Times New Roman"/>
          <w:sz w:val="32"/>
          <w:szCs w:val="32"/>
        </w:rPr>
      </w:pPr>
      <w:r>
        <w:rPr>
          <w:noProof/>
          <w:sz w:val="32"/>
          <w:szCs w:val="32"/>
        </w:rPr>
        <w:drawing>
          <wp:inline distT="0" distB="0" distL="0" distR="0" wp14:anchorId="39E80EB4" wp14:editId="3CB85274">
            <wp:extent cx="4292600" cy="2197100"/>
            <wp:effectExtent l="0" t="0" r="0" b="0"/>
            <wp:docPr id="12989918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2600" cy="2197100"/>
                    </a:xfrm>
                    <a:prstGeom prst="rect">
                      <a:avLst/>
                    </a:prstGeom>
                    <a:noFill/>
                    <a:ln>
                      <a:noFill/>
                    </a:ln>
                  </pic:spPr>
                </pic:pic>
              </a:graphicData>
            </a:graphic>
          </wp:inline>
        </w:drawing>
      </w:r>
    </w:p>
    <w:p w14:paraId="3E378BB3" w14:textId="77777777" w:rsidR="00E014E8" w:rsidRDefault="00E014E8" w:rsidP="00E014E8">
      <w:pPr>
        <w:tabs>
          <w:tab w:val="left" w:pos="1127"/>
        </w:tabs>
        <w:spacing w:line="230" w:lineRule="auto"/>
        <w:ind w:right="1400"/>
        <w:rPr>
          <w:rFonts w:eastAsia="Times New Roman"/>
          <w:sz w:val="32"/>
          <w:szCs w:val="32"/>
        </w:rPr>
      </w:pPr>
    </w:p>
    <w:p w14:paraId="73F71F5A" w14:textId="77777777" w:rsidR="00E014E8" w:rsidRDefault="00E014E8" w:rsidP="00E014E8">
      <w:pPr>
        <w:tabs>
          <w:tab w:val="left" w:pos="1140"/>
        </w:tabs>
        <w:rPr>
          <w:rFonts w:eastAsia="Times New Roman"/>
          <w:sz w:val="32"/>
          <w:szCs w:val="32"/>
        </w:rPr>
      </w:pPr>
      <w:r>
        <w:rPr>
          <w:rFonts w:eastAsia="Times New Roman"/>
          <w:sz w:val="32"/>
          <w:szCs w:val="32"/>
        </w:rPr>
        <w:t>2.The controller of examinations wanted to list all the female students</w:t>
      </w:r>
    </w:p>
    <w:p w14:paraId="6A7AAAEA" w14:textId="77777777" w:rsidR="00E014E8" w:rsidRDefault="00E014E8" w:rsidP="00E014E8">
      <w:pPr>
        <w:tabs>
          <w:tab w:val="left" w:pos="1140"/>
        </w:tabs>
        <w:rPr>
          <w:rFonts w:eastAsia="Times New Roman"/>
          <w:sz w:val="32"/>
          <w:szCs w:val="32"/>
        </w:rPr>
      </w:pPr>
    </w:p>
    <w:p w14:paraId="7EFBD082" w14:textId="51F1F02B" w:rsidR="00E014E8" w:rsidRDefault="00E014E8" w:rsidP="00E014E8">
      <w:pPr>
        <w:tabs>
          <w:tab w:val="left" w:pos="1140"/>
        </w:tabs>
        <w:rPr>
          <w:rFonts w:eastAsia="Times New Roman"/>
          <w:sz w:val="32"/>
          <w:szCs w:val="32"/>
        </w:rPr>
      </w:pPr>
      <w:r>
        <w:rPr>
          <w:noProof/>
          <w:sz w:val="32"/>
          <w:szCs w:val="32"/>
        </w:rPr>
        <w:drawing>
          <wp:inline distT="0" distB="0" distL="0" distR="0" wp14:anchorId="1688ED34" wp14:editId="224BD332">
            <wp:extent cx="5111750" cy="1282700"/>
            <wp:effectExtent l="0" t="0" r="0" b="0"/>
            <wp:docPr id="1244364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1750" cy="1282700"/>
                    </a:xfrm>
                    <a:prstGeom prst="rect">
                      <a:avLst/>
                    </a:prstGeom>
                    <a:noFill/>
                    <a:ln>
                      <a:noFill/>
                    </a:ln>
                  </pic:spPr>
                </pic:pic>
              </a:graphicData>
            </a:graphic>
          </wp:inline>
        </w:drawing>
      </w:r>
    </w:p>
    <w:p w14:paraId="1D7B14F2" w14:textId="77777777" w:rsidR="00E014E8" w:rsidRDefault="00E014E8" w:rsidP="00E014E8">
      <w:pPr>
        <w:tabs>
          <w:tab w:val="left" w:pos="1140"/>
        </w:tabs>
        <w:rPr>
          <w:rFonts w:eastAsia="Times New Roman"/>
          <w:sz w:val="32"/>
          <w:szCs w:val="32"/>
        </w:rPr>
      </w:pPr>
    </w:p>
    <w:p w14:paraId="15DF5C5C" w14:textId="77777777" w:rsidR="00E014E8" w:rsidRDefault="00E014E8" w:rsidP="00E014E8">
      <w:pPr>
        <w:tabs>
          <w:tab w:val="left" w:pos="1140"/>
        </w:tabs>
        <w:rPr>
          <w:rFonts w:eastAsia="Times New Roman"/>
          <w:sz w:val="32"/>
          <w:szCs w:val="32"/>
        </w:rPr>
      </w:pPr>
    </w:p>
    <w:p w14:paraId="34E70419" w14:textId="77777777" w:rsidR="00E014E8" w:rsidRDefault="00E014E8" w:rsidP="00E014E8">
      <w:pPr>
        <w:tabs>
          <w:tab w:val="left" w:pos="1140"/>
        </w:tabs>
        <w:rPr>
          <w:rFonts w:eastAsia="Times New Roman"/>
          <w:sz w:val="32"/>
          <w:szCs w:val="32"/>
        </w:rPr>
      </w:pPr>
    </w:p>
    <w:p w14:paraId="1D950249" w14:textId="77777777" w:rsidR="00E014E8" w:rsidRDefault="00E014E8" w:rsidP="00E014E8">
      <w:pPr>
        <w:tabs>
          <w:tab w:val="left" w:pos="1140"/>
        </w:tabs>
        <w:rPr>
          <w:rFonts w:eastAsia="Times New Roman"/>
          <w:sz w:val="32"/>
          <w:szCs w:val="32"/>
        </w:rPr>
      </w:pPr>
    </w:p>
    <w:p w14:paraId="78855DC4" w14:textId="77777777" w:rsidR="00E014E8" w:rsidRDefault="00E014E8" w:rsidP="00E014E8">
      <w:pPr>
        <w:tabs>
          <w:tab w:val="left" w:pos="1140"/>
        </w:tabs>
        <w:rPr>
          <w:rFonts w:eastAsia="Times New Roman"/>
          <w:sz w:val="32"/>
          <w:szCs w:val="32"/>
        </w:rPr>
      </w:pPr>
    </w:p>
    <w:p w14:paraId="2F6B31B3" w14:textId="77777777" w:rsidR="00E014E8" w:rsidRDefault="00E014E8" w:rsidP="00E014E8">
      <w:pPr>
        <w:tabs>
          <w:tab w:val="left" w:pos="1140"/>
        </w:tabs>
        <w:rPr>
          <w:rFonts w:eastAsia="Times New Roman"/>
          <w:sz w:val="32"/>
          <w:szCs w:val="32"/>
        </w:rPr>
      </w:pPr>
    </w:p>
    <w:p w14:paraId="3E5E5F7E" w14:textId="77777777" w:rsidR="00E014E8" w:rsidRDefault="00E014E8" w:rsidP="00E014E8">
      <w:pPr>
        <w:tabs>
          <w:tab w:val="left" w:pos="1140"/>
        </w:tabs>
        <w:spacing w:line="235" w:lineRule="auto"/>
        <w:rPr>
          <w:rFonts w:eastAsia="Times New Roman"/>
          <w:sz w:val="32"/>
          <w:szCs w:val="32"/>
        </w:rPr>
      </w:pPr>
      <w:r>
        <w:rPr>
          <w:rFonts w:eastAsia="Times New Roman"/>
          <w:sz w:val="32"/>
          <w:szCs w:val="32"/>
        </w:rPr>
        <w:t>3.Who are the boy students registered for course with the course number “C001“</w:t>
      </w:r>
    </w:p>
    <w:p w14:paraId="458238D8" w14:textId="22DF6849" w:rsidR="00E014E8" w:rsidRDefault="00E014E8" w:rsidP="00E014E8">
      <w:pPr>
        <w:tabs>
          <w:tab w:val="left" w:pos="1140"/>
        </w:tabs>
        <w:spacing w:line="235" w:lineRule="auto"/>
        <w:rPr>
          <w:rFonts w:eastAsia="Times New Roman"/>
          <w:sz w:val="32"/>
          <w:szCs w:val="32"/>
        </w:rPr>
      </w:pPr>
      <w:r>
        <w:rPr>
          <w:noProof/>
          <w:sz w:val="32"/>
          <w:szCs w:val="32"/>
        </w:rPr>
        <w:drawing>
          <wp:inline distT="0" distB="0" distL="0" distR="0" wp14:anchorId="1E00A741" wp14:editId="49502670">
            <wp:extent cx="5130800" cy="958850"/>
            <wp:effectExtent l="0" t="0" r="0" b="0"/>
            <wp:docPr id="18869165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800" cy="958850"/>
                    </a:xfrm>
                    <a:prstGeom prst="rect">
                      <a:avLst/>
                    </a:prstGeom>
                    <a:noFill/>
                    <a:ln>
                      <a:noFill/>
                    </a:ln>
                  </pic:spPr>
                </pic:pic>
              </a:graphicData>
            </a:graphic>
          </wp:inline>
        </w:drawing>
      </w:r>
    </w:p>
    <w:p w14:paraId="2FCB88AB" w14:textId="77777777" w:rsidR="00E014E8" w:rsidRDefault="00E014E8" w:rsidP="00E014E8">
      <w:pPr>
        <w:tabs>
          <w:tab w:val="left" w:pos="1140"/>
        </w:tabs>
        <w:spacing w:line="235" w:lineRule="auto"/>
        <w:rPr>
          <w:rFonts w:eastAsia="Times New Roman"/>
          <w:sz w:val="32"/>
          <w:szCs w:val="32"/>
        </w:rPr>
      </w:pPr>
    </w:p>
    <w:p w14:paraId="2E46C590" w14:textId="77777777" w:rsidR="00E014E8" w:rsidRDefault="00E014E8" w:rsidP="00E014E8">
      <w:pPr>
        <w:tabs>
          <w:tab w:val="left" w:pos="1140"/>
        </w:tabs>
        <w:spacing w:line="235" w:lineRule="auto"/>
        <w:rPr>
          <w:rFonts w:eastAsia="Times New Roman"/>
          <w:sz w:val="32"/>
          <w:szCs w:val="32"/>
        </w:rPr>
      </w:pPr>
    </w:p>
    <w:p w14:paraId="6C15FD0D" w14:textId="77777777" w:rsidR="00E014E8" w:rsidRDefault="00E014E8" w:rsidP="00E014E8">
      <w:pPr>
        <w:tabs>
          <w:tab w:val="left" w:pos="1140"/>
        </w:tabs>
        <w:rPr>
          <w:rFonts w:eastAsia="Times New Roman"/>
          <w:sz w:val="32"/>
          <w:szCs w:val="32"/>
        </w:rPr>
      </w:pPr>
      <w:r>
        <w:rPr>
          <w:rFonts w:eastAsia="Times New Roman"/>
          <w:sz w:val="32"/>
          <w:szCs w:val="32"/>
        </w:rPr>
        <w:t>4.Display all faculty details joined before “November 2014”</w:t>
      </w:r>
    </w:p>
    <w:p w14:paraId="2299D077" w14:textId="15541492" w:rsidR="00E014E8" w:rsidRDefault="00E014E8" w:rsidP="00E014E8">
      <w:pPr>
        <w:tabs>
          <w:tab w:val="left" w:pos="1140"/>
        </w:tabs>
        <w:rPr>
          <w:rFonts w:eastAsia="Times New Roman"/>
          <w:sz w:val="32"/>
          <w:szCs w:val="32"/>
        </w:rPr>
      </w:pPr>
      <w:r>
        <w:rPr>
          <w:noProof/>
          <w:sz w:val="32"/>
          <w:szCs w:val="32"/>
        </w:rPr>
        <w:drawing>
          <wp:inline distT="0" distB="0" distL="0" distR="0" wp14:anchorId="1A1D2768" wp14:editId="193159F0">
            <wp:extent cx="5149850" cy="1149350"/>
            <wp:effectExtent l="0" t="0" r="0" b="0"/>
            <wp:docPr id="43497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9850" cy="1149350"/>
                    </a:xfrm>
                    <a:prstGeom prst="rect">
                      <a:avLst/>
                    </a:prstGeom>
                    <a:noFill/>
                    <a:ln>
                      <a:noFill/>
                    </a:ln>
                  </pic:spPr>
                </pic:pic>
              </a:graphicData>
            </a:graphic>
          </wp:inline>
        </w:drawing>
      </w:r>
    </w:p>
    <w:p w14:paraId="01DF18B6" w14:textId="77777777" w:rsidR="00E014E8" w:rsidRDefault="00E014E8" w:rsidP="00E014E8">
      <w:pPr>
        <w:tabs>
          <w:tab w:val="left" w:pos="1140"/>
        </w:tabs>
        <w:rPr>
          <w:rFonts w:eastAsia="Times New Roman"/>
          <w:sz w:val="32"/>
          <w:szCs w:val="32"/>
        </w:rPr>
      </w:pPr>
    </w:p>
    <w:p w14:paraId="66C3A96C" w14:textId="77777777" w:rsidR="00E014E8" w:rsidRDefault="00E014E8" w:rsidP="00E014E8">
      <w:pPr>
        <w:tabs>
          <w:tab w:val="left" w:pos="1140"/>
        </w:tabs>
        <w:rPr>
          <w:rFonts w:eastAsia="Times New Roman"/>
          <w:sz w:val="32"/>
          <w:szCs w:val="32"/>
        </w:rPr>
      </w:pPr>
    </w:p>
    <w:p w14:paraId="7B4793FC" w14:textId="77777777" w:rsidR="00E014E8" w:rsidRDefault="00E014E8" w:rsidP="00E014E8">
      <w:pPr>
        <w:spacing w:after="160" w:line="256" w:lineRule="auto"/>
        <w:rPr>
          <w:rFonts w:eastAsia="Times New Roman"/>
          <w:sz w:val="32"/>
          <w:szCs w:val="32"/>
        </w:rPr>
      </w:pPr>
      <w:r>
        <w:rPr>
          <w:rFonts w:eastAsia="Times New Roman"/>
          <w:sz w:val="32"/>
          <w:szCs w:val="32"/>
        </w:rPr>
        <w:t>5.Display all the courses not allotted to halls</w:t>
      </w:r>
    </w:p>
    <w:p w14:paraId="04053624" w14:textId="7A75F15C" w:rsidR="00E014E8" w:rsidRDefault="00E014E8" w:rsidP="00E014E8">
      <w:pPr>
        <w:rPr>
          <w:rFonts w:eastAsia="Times New Roman"/>
          <w:b/>
          <w:bCs/>
          <w:sz w:val="32"/>
          <w:szCs w:val="32"/>
        </w:rPr>
      </w:pPr>
      <w:r>
        <w:rPr>
          <w:noProof/>
          <w:sz w:val="32"/>
          <w:szCs w:val="32"/>
        </w:rPr>
        <w:drawing>
          <wp:inline distT="0" distB="0" distL="0" distR="0" wp14:anchorId="6B7D7C7F" wp14:editId="6B5D6EF1">
            <wp:extent cx="3911600" cy="1123950"/>
            <wp:effectExtent l="0" t="0" r="0" b="0"/>
            <wp:docPr id="21289932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1600" cy="1123950"/>
                    </a:xfrm>
                    <a:prstGeom prst="rect">
                      <a:avLst/>
                    </a:prstGeom>
                    <a:noFill/>
                    <a:ln>
                      <a:noFill/>
                    </a:ln>
                  </pic:spPr>
                </pic:pic>
              </a:graphicData>
            </a:graphic>
          </wp:inline>
        </w:drawing>
      </w:r>
    </w:p>
    <w:p w14:paraId="56FAC5D7" w14:textId="77777777" w:rsidR="00E014E8" w:rsidRDefault="00E014E8" w:rsidP="00E014E8">
      <w:pPr>
        <w:rPr>
          <w:rFonts w:eastAsia="Times New Roman"/>
          <w:b/>
          <w:bCs/>
          <w:sz w:val="32"/>
          <w:szCs w:val="32"/>
        </w:rPr>
      </w:pPr>
      <w:r>
        <w:rPr>
          <w:rFonts w:eastAsia="Times New Roman"/>
          <w:b/>
          <w:bCs/>
          <w:sz w:val="32"/>
          <w:szCs w:val="32"/>
        </w:rPr>
        <w:t>LIKE:</w:t>
      </w:r>
    </w:p>
    <w:p w14:paraId="6D849CDF" w14:textId="77777777" w:rsidR="00E014E8" w:rsidRDefault="00E014E8" w:rsidP="00E014E8">
      <w:pPr>
        <w:numPr>
          <w:ilvl w:val="0"/>
          <w:numId w:val="2"/>
        </w:numPr>
        <w:tabs>
          <w:tab w:val="left" w:pos="1140"/>
        </w:tabs>
        <w:spacing w:line="228" w:lineRule="auto"/>
        <w:rPr>
          <w:rFonts w:eastAsia="Times New Roman"/>
          <w:sz w:val="32"/>
          <w:szCs w:val="32"/>
        </w:rPr>
      </w:pPr>
      <w:r>
        <w:rPr>
          <w:rFonts w:eastAsia="Times New Roman"/>
          <w:sz w:val="32"/>
          <w:szCs w:val="32"/>
        </w:rPr>
        <w:t>List the students whose name ends with the substring “ma”</w:t>
      </w:r>
    </w:p>
    <w:p w14:paraId="13831A10" w14:textId="77777777" w:rsidR="00E014E8" w:rsidRDefault="00E014E8" w:rsidP="00E014E8">
      <w:pPr>
        <w:tabs>
          <w:tab w:val="left" w:pos="1140"/>
        </w:tabs>
        <w:spacing w:line="228" w:lineRule="auto"/>
        <w:rPr>
          <w:rFonts w:eastAsia="Times New Roman"/>
          <w:sz w:val="32"/>
          <w:szCs w:val="32"/>
        </w:rPr>
      </w:pPr>
    </w:p>
    <w:p w14:paraId="278BA5D1" w14:textId="77777777" w:rsidR="00E014E8" w:rsidRDefault="00E014E8" w:rsidP="00E014E8">
      <w:pPr>
        <w:tabs>
          <w:tab w:val="left" w:pos="1140"/>
        </w:tabs>
        <w:spacing w:line="228" w:lineRule="auto"/>
        <w:rPr>
          <w:rFonts w:eastAsia="Times New Roman"/>
          <w:sz w:val="32"/>
          <w:szCs w:val="32"/>
        </w:rPr>
      </w:pPr>
    </w:p>
    <w:p w14:paraId="3364F9C6" w14:textId="3E25549C" w:rsidR="00E014E8" w:rsidRDefault="00E014E8" w:rsidP="00E014E8">
      <w:pPr>
        <w:tabs>
          <w:tab w:val="left" w:pos="1140"/>
        </w:tabs>
        <w:spacing w:line="228" w:lineRule="auto"/>
        <w:rPr>
          <w:rFonts w:eastAsia="Times New Roman"/>
          <w:sz w:val="32"/>
          <w:szCs w:val="32"/>
        </w:rPr>
      </w:pPr>
      <w:r>
        <w:rPr>
          <w:noProof/>
          <w:sz w:val="32"/>
          <w:szCs w:val="32"/>
        </w:rPr>
        <w:drawing>
          <wp:inline distT="0" distB="0" distL="0" distR="0" wp14:anchorId="481E0B6C" wp14:editId="55E1451D">
            <wp:extent cx="5162550" cy="882650"/>
            <wp:effectExtent l="0" t="0" r="0" b="0"/>
            <wp:docPr id="800786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882650"/>
                    </a:xfrm>
                    <a:prstGeom prst="rect">
                      <a:avLst/>
                    </a:prstGeom>
                    <a:noFill/>
                    <a:ln>
                      <a:noFill/>
                    </a:ln>
                  </pic:spPr>
                </pic:pic>
              </a:graphicData>
            </a:graphic>
          </wp:inline>
        </w:drawing>
      </w:r>
    </w:p>
    <w:p w14:paraId="43CEF945" w14:textId="77777777" w:rsidR="00E014E8" w:rsidRDefault="00E014E8" w:rsidP="00E014E8">
      <w:pPr>
        <w:tabs>
          <w:tab w:val="left" w:pos="1140"/>
        </w:tabs>
        <w:spacing w:line="228" w:lineRule="auto"/>
        <w:rPr>
          <w:rFonts w:eastAsia="Times New Roman"/>
          <w:sz w:val="32"/>
          <w:szCs w:val="32"/>
        </w:rPr>
      </w:pPr>
    </w:p>
    <w:p w14:paraId="763DABD2" w14:textId="77777777" w:rsidR="00E014E8" w:rsidRDefault="00E014E8" w:rsidP="00E014E8">
      <w:pPr>
        <w:tabs>
          <w:tab w:val="left" w:pos="1140"/>
        </w:tabs>
        <w:rPr>
          <w:rFonts w:eastAsia="Times New Roman"/>
          <w:sz w:val="32"/>
          <w:szCs w:val="32"/>
        </w:rPr>
      </w:pPr>
      <w:r>
        <w:rPr>
          <w:rFonts w:eastAsia="Times New Roman"/>
          <w:sz w:val="32"/>
          <w:szCs w:val="32"/>
        </w:rPr>
        <w:t>7.Display all students whose name contains the substring “ma”</w:t>
      </w:r>
    </w:p>
    <w:p w14:paraId="36F59CBD" w14:textId="77777777" w:rsidR="00E014E8" w:rsidRDefault="00E014E8" w:rsidP="00E014E8">
      <w:pPr>
        <w:tabs>
          <w:tab w:val="left" w:pos="1140"/>
        </w:tabs>
        <w:rPr>
          <w:rFonts w:eastAsia="Times New Roman"/>
          <w:sz w:val="32"/>
          <w:szCs w:val="32"/>
        </w:rPr>
      </w:pPr>
    </w:p>
    <w:p w14:paraId="078AC579" w14:textId="0B82E49A" w:rsidR="00E014E8" w:rsidRDefault="00E014E8" w:rsidP="00E014E8">
      <w:pPr>
        <w:tabs>
          <w:tab w:val="left" w:pos="1140"/>
        </w:tabs>
        <w:rPr>
          <w:rFonts w:eastAsia="Times New Roman"/>
          <w:sz w:val="32"/>
          <w:szCs w:val="32"/>
        </w:rPr>
      </w:pPr>
      <w:r>
        <w:rPr>
          <w:noProof/>
          <w:sz w:val="32"/>
          <w:szCs w:val="32"/>
        </w:rPr>
        <w:drawing>
          <wp:inline distT="0" distB="0" distL="0" distR="0" wp14:anchorId="43A90EAB" wp14:editId="7EC94C59">
            <wp:extent cx="5149850" cy="1009650"/>
            <wp:effectExtent l="0" t="0" r="0" b="0"/>
            <wp:docPr id="19223627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9850" cy="1009650"/>
                    </a:xfrm>
                    <a:prstGeom prst="rect">
                      <a:avLst/>
                    </a:prstGeom>
                    <a:noFill/>
                    <a:ln>
                      <a:noFill/>
                    </a:ln>
                  </pic:spPr>
                </pic:pic>
              </a:graphicData>
            </a:graphic>
          </wp:inline>
        </w:drawing>
      </w:r>
    </w:p>
    <w:p w14:paraId="71C65905" w14:textId="77777777" w:rsidR="00E014E8" w:rsidRDefault="00E014E8" w:rsidP="00E014E8">
      <w:pPr>
        <w:tabs>
          <w:tab w:val="left" w:pos="1140"/>
        </w:tabs>
        <w:rPr>
          <w:rFonts w:eastAsia="Times New Roman"/>
          <w:sz w:val="32"/>
          <w:szCs w:val="32"/>
        </w:rPr>
      </w:pPr>
    </w:p>
    <w:p w14:paraId="6151F925" w14:textId="77777777" w:rsidR="00E014E8" w:rsidRDefault="00E014E8" w:rsidP="00E014E8">
      <w:pPr>
        <w:tabs>
          <w:tab w:val="left" w:pos="1140"/>
        </w:tabs>
        <w:spacing w:line="235" w:lineRule="auto"/>
        <w:rPr>
          <w:rFonts w:eastAsia="Times New Roman"/>
          <w:sz w:val="32"/>
          <w:szCs w:val="32"/>
        </w:rPr>
      </w:pPr>
      <w:r>
        <w:rPr>
          <w:rFonts w:eastAsia="Times New Roman"/>
          <w:sz w:val="32"/>
          <w:szCs w:val="32"/>
        </w:rPr>
        <w:t xml:space="preserve">8.Find all the students who </w:t>
      </w:r>
      <w:proofErr w:type="gramStart"/>
      <w:r>
        <w:rPr>
          <w:rFonts w:eastAsia="Times New Roman"/>
          <w:sz w:val="32"/>
          <w:szCs w:val="32"/>
        </w:rPr>
        <w:t>are located in</w:t>
      </w:r>
      <w:proofErr w:type="gramEnd"/>
      <w:r>
        <w:rPr>
          <w:rFonts w:eastAsia="Times New Roman"/>
          <w:sz w:val="32"/>
          <w:szCs w:val="32"/>
        </w:rPr>
        <w:t xml:space="preserve"> cities having “Sal” as substring</w:t>
      </w:r>
    </w:p>
    <w:p w14:paraId="20CFE2AD" w14:textId="77777777" w:rsidR="00E014E8" w:rsidRDefault="00E014E8" w:rsidP="00E014E8">
      <w:pPr>
        <w:tabs>
          <w:tab w:val="left" w:pos="1140"/>
        </w:tabs>
        <w:spacing w:line="235" w:lineRule="auto"/>
        <w:rPr>
          <w:rFonts w:eastAsia="Times New Roman"/>
          <w:sz w:val="32"/>
          <w:szCs w:val="32"/>
        </w:rPr>
      </w:pPr>
    </w:p>
    <w:p w14:paraId="6237BF58" w14:textId="4C1AE24E" w:rsidR="00E014E8" w:rsidRDefault="00E014E8" w:rsidP="00E014E8">
      <w:pPr>
        <w:tabs>
          <w:tab w:val="left" w:pos="1140"/>
        </w:tabs>
        <w:spacing w:line="235" w:lineRule="auto"/>
        <w:rPr>
          <w:rFonts w:eastAsia="Times New Roman"/>
          <w:sz w:val="32"/>
          <w:szCs w:val="32"/>
        </w:rPr>
      </w:pPr>
      <w:r>
        <w:rPr>
          <w:noProof/>
          <w:sz w:val="32"/>
          <w:szCs w:val="32"/>
        </w:rPr>
        <w:lastRenderedPageBreak/>
        <w:drawing>
          <wp:inline distT="0" distB="0" distL="0" distR="0" wp14:anchorId="47A48732" wp14:editId="3E187A5C">
            <wp:extent cx="5143500" cy="958850"/>
            <wp:effectExtent l="0" t="0" r="0" b="0"/>
            <wp:docPr id="1855578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958850"/>
                    </a:xfrm>
                    <a:prstGeom prst="rect">
                      <a:avLst/>
                    </a:prstGeom>
                    <a:noFill/>
                    <a:ln>
                      <a:noFill/>
                    </a:ln>
                  </pic:spPr>
                </pic:pic>
              </a:graphicData>
            </a:graphic>
          </wp:inline>
        </w:drawing>
      </w:r>
    </w:p>
    <w:p w14:paraId="0FB46B2A" w14:textId="77777777" w:rsidR="00E014E8" w:rsidRDefault="00E014E8" w:rsidP="00E014E8">
      <w:pPr>
        <w:tabs>
          <w:tab w:val="left" w:pos="1140"/>
        </w:tabs>
        <w:spacing w:line="235" w:lineRule="auto"/>
        <w:rPr>
          <w:rFonts w:eastAsia="Times New Roman"/>
          <w:sz w:val="32"/>
          <w:szCs w:val="32"/>
        </w:rPr>
      </w:pPr>
    </w:p>
    <w:p w14:paraId="177FD5B8" w14:textId="77777777" w:rsidR="00E014E8" w:rsidRDefault="00E014E8" w:rsidP="00E014E8">
      <w:pPr>
        <w:tabs>
          <w:tab w:val="left" w:pos="1140"/>
        </w:tabs>
        <w:rPr>
          <w:rFonts w:eastAsia="Times New Roman"/>
          <w:sz w:val="32"/>
          <w:szCs w:val="32"/>
        </w:rPr>
      </w:pPr>
      <w:r>
        <w:rPr>
          <w:rFonts w:eastAsia="Times New Roman"/>
          <w:sz w:val="32"/>
          <w:szCs w:val="32"/>
        </w:rPr>
        <w:t>9.Display the students whose names do not contain six letters.</w:t>
      </w:r>
    </w:p>
    <w:p w14:paraId="1E36B4CF" w14:textId="77777777" w:rsidR="00E014E8" w:rsidRDefault="00E014E8" w:rsidP="00E014E8">
      <w:pPr>
        <w:tabs>
          <w:tab w:val="left" w:pos="1140"/>
        </w:tabs>
        <w:rPr>
          <w:rFonts w:eastAsia="Times New Roman"/>
          <w:sz w:val="32"/>
          <w:szCs w:val="32"/>
        </w:rPr>
      </w:pPr>
    </w:p>
    <w:p w14:paraId="33C32F2F" w14:textId="204742AE" w:rsidR="00E014E8" w:rsidRDefault="00E014E8" w:rsidP="00E014E8">
      <w:pPr>
        <w:tabs>
          <w:tab w:val="left" w:pos="1140"/>
        </w:tabs>
        <w:rPr>
          <w:rFonts w:eastAsia="Times New Roman"/>
          <w:sz w:val="32"/>
          <w:szCs w:val="32"/>
        </w:rPr>
      </w:pPr>
      <w:r>
        <w:rPr>
          <w:noProof/>
          <w:sz w:val="32"/>
          <w:szCs w:val="32"/>
        </w:rPr>
        <w:drawing>
          <wp:inline distT="0" distB="0" distL="0" distR="0" wp14:anchorId="0DE3512C" wp14:editId="3C122CA3">
            <wp:extent cx="5168900" cy="939800"/>
            <wp:effectExtent l="0" t="0" r="0" b="0"/>
            <wp:docPr id="1787369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900" cy="939800"/>
                    </a:xfrm>
                    <a:prstGeom prst="rect">
                      <a:avLst/>
                    </a:prstGeom>
                    <a:noFill/>
                    <a:ln>
                      <a:noFill/>
                    </a:ln>
                  </pic:spPr>
                </pic:pic>
              </a:graphicData>
            </a:graphic>
          </wp:inline>
        </w:drawing>
      </w:r>
    </w:p>
    <w:p w14:paraId="61F5EA93" w14:textId="77777777" w:rsidR="00E014E8" w:rsidRDefault="00E014E8" w:rsidP="00E014E8">
      <w:pPr>
        <w:tabs>
          <w:tab w:val="left" w:pos="1140"/>
        </w:tabs>
        <w:rPr>
          <w:rFonts w:eastAsia="Times New Roman"/>
          <w:sz w:val="32"/>
          <w:szCs w:val="32"/>
        </w:rPr>
      </w:pPr>
    </w:p>
    <w:p w14:paraId="3234F4B3" w14:textId="77777777" w:rsidR="00E014E8" w:rsidRDefault="00E014E8" w:rsidP="00E014E8">
      <w:pPr>
        <w:tabs>
          <w:tab w:val="left" w:pos="1140"/>
        </w:tabs>
        <w:spacing w:line="235" w:lineRule="auto"/>
        <w:rPr>
          <w:rFonts w:eastAsia="Times New Roman"/>
          <w:sz w:val="32"/>
          <w:szCs w:val="32"/>
        </w:rPr>
      </w:pPr>
      <w:r>
        <w:rPr>
          <w:rFonts w:eastAsia="Times New Roman"/>
          <w:sz w:val="32"/>
          <w:szCs w:val="32"/>
        </w:rPr>
        <w:t>10.Find all the students whose names contains “</w:t>
      </w:r>
      <w:proofErr w:type="spellStart"/>
      <w:r>
        <w:rPr>
          <w:rFonts w:eastAsia="Times New Roman"/>
          <w:sz w:val="32"/>
          <w:szCs w:val="32"/>
        </w:rPr>
        <w:t>th</w:t>
      </w:r>
      <w:proofErr w:type="spellEnd"/>
      <w:r>
        <w:rPr>
          <w:rFonts w:eastAsia="Times New Roman"/>
          <w:sz w:val="32"/>
          <w:szCs w:val="32"/>
        </w:rPr>
        <w:t>”</w:t>
      </w:r>
    </w:p>
    <w:p w14:paraId="349C5510" w14:textId="77777777" w:rsidR="00E014E8" w:rsidRDefault="00E014E8" w:rsidP="00E014E8">
      <w:pPr>
        <w:tabs>
          <w:tab w:val="left" w:pos="1140"/>
        </w:tabs>
        <w:spacing w:line="235" w:lineRule="auto"/>
        <w:rPr>
          <w:rFonts w:eastAsia="Times New Roman"/>
          <w:sz w:val="32"/>
          <w:szCs w:val="32"/>
        </w:rPr>
      </w:pPr>
    </w:p>
    <w:p w14:paraId="6C781F13" w14:textId="3ADF53B6" w:rsidR="00E014E8" w:rsidRDefault="00E014E8" w:rsidP="00E014E8">
      <w:pPr>
        <w:tabs>
          <w:tab w:val="left" w:pos="1140"/>
        </w:tabs>
        <w:spacing w:line="235" w:lineRule="auto"/>
        <w:rPr>
          <w:rFonts w:eastAsia="Times New Roman"/>
          <w:sz w:val="32"/>
          <w:szCs w:val="32"/>
        </w:rPr>
      </w:pPr>
      <w:r>
        <w:rPr>
          <w:noProof/>
          <w:sz w:val="32"/>
          <w:szCs w:val="32"/>
        </w:rPr>
        <w:drawing>
          <wp:inline distT="0" distB="0" distL="0" distR="0" wp14:anchorId="64ADCDD0" wp14:editId="035A50ED">
            <wp:extent cx="5187950" cy="838200"/>
            <wp:effectExtent l="0" t="0" r="0" b="0"/>
            <wp:docPr id="921344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7950" cy="838200"/>
                    </a:xfrm>
                    <a:prstGeom prst="rect">
                      <a:avLst/>
                    </a:prstGeom>
                    <a:noFill/>
                    <a:ln>
                      <a:noFill/>
                    </a:ln>
                  </pic:spPr>
                </pic:pic>
              </a:graphicData>
            </a:graphic>
          </wp:inline>
        </w:drawing>
      </w:r>
    </w:p>
    <w:p w14:paraId="574D1B0E" w14:textId="77777777" w:rsidR="00E014E8" w:rsidRDefault="00E014E8" w:rsidP="00E014E8">
      <w:pPr>
        <w:rPr>
          <w:rFonts w:eastAsia="Times New Roman"/>
          <w:sz w:val="32"/>
          <w:szCs w:val="32"/>
        </w:rPr>
      </w:pPr>
    </w:p>
    <w:p w14:paraId="4413CB5E" w14:textId="77777777" w:rsidR="00E014E8" w:rsidRDefault="00E014E8" w:rsidP="00E014E8">
      <w:pPr>
        <w:rPr>
          <w:sz w:val="32"/>
          <w:szCs w:val="32"/>
        </w:rPr>
      </w:pPr>
      <w:r>
        <w:rPr>
          <w:rFonts w:eastAsia="Times New Roman"/>
          <w:b/>
          <w:bCs/>
          <w:sz w:val="32"/>
          <w:szCs w:val="32"/>
        </w:rPr>
        <w:t>RESULT</w:t>
      </w:r>
      <w:r>
        <w:rPr>
          <w:rFonts w:eastAsia="Times New Roman"/>
          <w:sz w:val="32"/>
          <w:szCs w:val="32"/>
        </w:rPr>
        <w:t>:</w:t>
      </w:r>
    </w:p>
    <w:p w14:paraId="466DA279" w14:textId="77777777" w:rsidR="00E014E8" w:rsidRDefault="00E014E8" w:rsidP="00E014E8">
      <w:pPr>
        <w:spacing w:line="304" w:lineRule="exact"/>
        <w:rPr>
          <w:sz w:val="32"/>
          <w:szCs w:val="32"/>
        </w:rPr>
      </w:pPr>
    </w:p>
    <w:p w14:paraId="76FEE72D" w14:textId="77777777" w:rsidR="00E014E8" w:rsidRDefault="00E014E8" w:rsidP="00E014E8">
      <w:pPr>
        <w:spacing w:line="228" w:lineRule="auto"/>
        <w:ind w:right="1080"/>
        <w:rPr>
          <w:sz w:val="32"/>
          <w:szCs w:val="32"/>
        </w:rPr>
      </w:pPr>
      <w:r>
        <w:rPr>
          <w:rFonts w:eastAsia="Times New Roman"/>
          <w:sz w:val="32"/>
          <w:szCs w:val="32"/>
        </w:rPr>
        <w:t>The records from the tables are displayed using SELECT commands with WHERE Clause and Pattern matching.</w:t>
      </w:r>
    </w:p>
    <w:p w14:paraId="2BF7A6C7" w14:textId="77777777" w:rsidR="00E014E8" w:rsidRDefault="00E014E8" w:rsidP="00E014E8">
      <w:pPr>
        <w:tabs>
          <w:tab w:val="left" w:pos="1140"/>
        </w:tabs>
        <w:rPr>
          <w:rFonts w:eastAsia="Times New Roman"/>
          <w:sz w:val="32"/>
          <w:szCs w:val="32"/>
        </w:rPr>
      </w:pPr>
    </w:p>
    <w:p w14:paraId="56C5FCD4" w14:textId="77777777" w:rsidR="00E014E8" w:rsidRDefault="00E014E8" w:rsidP="00E014E8">
      <w:pPr>
        <w:tabs>
          <w:tab w:val="left" w:pos="1140"/>
        </w:tabs>
        <w:rPr>
          <w:rFonts w:eastAsia="Times New Roman"/>
          <w:sz w:val="32"/>
          <w:szCs w:val="32"/>
        </w:rPr>
      </w:pPr>
    </w:p>
    <w:p w14:paraId="0481375F" w14:textId="77777777" w:rsidR="00E014E8" w:rsidRDefault="00E014E8" w:rsidP="00E014E8">
      <w:pPr>
        <w:tabs>
          <w:tab w:val="left" w:pos="1140"/>
        </w:tabs>
        <w:rPr>
          <w:rFonts w:eastAsia="Times New Roman"/>
          <w:sz w:val="32"/>
          <w:szCs w:val="32"/>
        </w:rPr>
      </w:pPr>
    </w:p>
    <w:p w14:paraId="6C35EFA1" w14:textId="77777777" w:rsidR="00E014E8" w:rsidRDefault="00E014E8" w:rsidP="00E014E8">
      <w:pPr>
        <w:tabs>
          <w:tab w:val="left" w:pos="1140"/>
        </w:tabs>
        <w:rPr>
          <w:rFonts w:eastAsia="Times New Roman"/>
          <w:sz w:val="32"/>
          <w:szCs w:val="32"/>
        </w:rPr>
      </w:pPr>
    </w:p>
    <w:p w14:paraId="6C36F590" w14:textId="77777777" w:rsidR="00E014E8" w:rsidRDefault="00E014E8" w:rsidP="00E014E8">
      <w:pPr>
        <w:tabs>
          <w:tab w:val="left" w:pos="1140"/>
        </w:tabs>
        <w:rPr>
          <w:rFonts w:eastAsia="Times New Roman"/>
          <w:sz w:val="32"/>
          <w:szCs w:val="32"/>
        </w:rPr>
      </w:pPr>
    </w:p>
    <w:p w14:paraId="0F86F288" w14:textId="77777777" w:rsidR="00E014E8" w:rsidRDefault="00E014E8" w:rsidP="00E014E8">
      <w:pPr>
        <w:rPr>
          <w:ins w:id="0" w:author="Shaik" w:date="2023-08-11T13:21:00Z"/>
          <w:lang w:eastAsia="en-US"/>
        </w:rPr>
      </w:pPr>
      <w:ins w:id="1" w:author="Shaik" w:date="2023-08-11T13:21:00Z">
        <w:r>
          <w:rPr>
            <w:rFonts w:eastAsia="Times New Roman"/>
            <w:sz w:val="26"/>
            <w:szCs w:val="26"/>
          </w:rPr>
          <w:t>Ex. No: 6</w:t>
        </w:r>
      </w:ins>
    </w:p>
    <w:p w14:paraId="4712F6B7" w14:textId="77777777" w:rsidR="00E014E8" w:rsidRDefault="00E014E8" w:rsidP="00E014E8">
      <w:pPr>
        <w:ind w:left="720"/>
        <w:rPr>
          <w:ins w:id="2" w:author="Shaik" w:date="2023-08-11T13:21:00Z"/>
          <w:sz w:val="32"/>
          <w:szCs w:val="32"/>
        </w:rPr>
      </w:pPr>
      <w:ins w:id="3" w:author="Shaik" w:date="2023-08-11T13:21:00Z">
        <w:r>
          <w:rPr>
            <w:rFonts w:eastAsia="Times New Roman"/>
            <w:b/>
            <w:bCs/>
            <w:sz w:val="32"/>
            <w:szCs w:val="32"/>
          </w:rPr>
          <w:t>SELECT with various clause – BETWEEN, IN, Aggregate function</w:t>
        </w:r>
      </w:ins>
    </w:p>
    <w:p w14:paraId="3D8FA3DF" w14:textId="77777777" w:rsidR="00E014E8" w:rsidRDefault="00E014E8" w:rsidP="00E014E8">
      <w:pPr>
        <w:spacing w:line="200" w:lineRule="exact"/>
        <w:rPr>
          <w:ins w:id="4" w:author="Shaik" w:date="2023-08-11T13:21:00Z"/>
          <w:sz w:val="32"/>
          <w:szCs w:val="32"/>
        </w:rPr>
      </w:pPr>
    </w:p>
    <w:p w14:paraId="4A8E703D" w14:textId="77777777" w:rsidR="00E014E8" w:rsidRDefault="00E014E8" w:rsidP="00E014E8">
      <w:pPr>
        <w:spacing w:line="399" w:lineRule="exact"/>
        <w:rPr>
          <w:ins w:id="5" w:author="Shaik" w:date="2023-08-11T13:21:00Z"/>
        </w:rPr>
      </w:pPr>
    </w:p>
    <w:p w14:paraId="3156527C" w14:textId="77777777" w:rsidR="00E014E8" w:rsidRDefault="00E014E8" w:rsidP="00E014E8">
      <w:pPr>
        <w:spacing w:line="284" w:lineRule="exact"/>
        <w:rPr>
          <w:ins w:id="6" w:author="Shaik" w:date="2023-08-11T13:21:00Z"/>
        </w:rPr>
      </w:pPr>
    </w:p>
    <w:p w14:paraId="57A73969" w14:textId="77777777" w:rsidR="00E014E8" w:rsidRDefault="00E014E8" w:rsidP="00E014E8">
      <w:pPr>
        <w:numPr>
          <w:ilvl w:val="0"/>
          <w:numId w:val="3"/>
        </w:numPr>
        <w:tabs>
          <w:tab w:val="left" w:pos="1140"/>
        </w:tabs>
        <w:rPr>
          <w:ins w:id="7" w:author="Shaik" w:date="2023-08-11T13:21:00Z"/>
          <w:rFonts w:eastAsia="Times New Roman"/>
          <w:sz w:val="24"/>
          <w:szCs w:val="24"/>
        </w:rPr>
      </w:pPr>
      <w:ins w:id="8" w:author="Shaik" w:date="2023-08-11T13:21:00Z">
        <w:r>
          <w:rPr>
            <w:rFonts w:eastAsia="Times New Roman"/>
            <w:sz w:val="24"/>
            <w:szCs w:val="24"/>
          </w:rPr>
          <w:t>List the type of the courses “Statistics” and “Programming”</w:t>
        </w:r>
      </w:ins>
    </w:p>
    <w:p w14:paraId="45524D3B" w14:textId="77777777" w:rsidR="00E014E8" w:rsidRDefault="00E014E8" w:rsidP="00E014E8">
      <w:pPr>
        <w:tabs>
          <w:tab w:val="left" w:pos="1140"/>
        </w:tabs>
        <w:rPr>
          <w:ins w:id="9" w:author="Shaik" w:date="2023-08-11T13:21:00Z"/>
          <w:rFonts w:eastAsia="Times New Roman"/>
          <w:sz w:val="24"/>
          <w:szCs w:val="24"/>
        </w:rPr>
      </w:pPr>
    </w:p>
    <w:p w14:paraId="0169B358" w14:textId="77777777" w:rsidR="00E014E8" w:rsidRDefault="00E014E8" w:rsidP="00E014E8">
      <w:pPr>
        <w:tabs>
          <w:tab w:val="left" w:pos="1140"/>
        </w:tabs>
        <w:rPr>
          <w:ins w:id="10" w:author="Shaik" w:date="2023-08-11T13:21:00Z"/>
          <w:rFonts w:eastAsia="Times New Roman"/>
          <w:sz w:val="24"/>
          <w:szCs w:val="24"/>
        </w:rPr>
      </w:pPr>
    </w:p>
    <w:p w14:paraId="4F11E174" w14:textId="7D934CD2" w:rsidR="00E014E8" w:rsidRDefault="00E014E8" w:rsidP="00E014E8">
      <w:pPr>
        <w:tabs>
          <w:tab w:val="left" w:pos="1140"/>
        </w:tabs>
        <w:rPr>
          <w:ins w:id="11" w:author="Shaik" w:date="2023-08-11T13:21:00Z"/>
          <w:rFonts w:eastAsia="Times New Roman"/>
          <w:sz w:val="24"/>
          <w:szCs w:val="24"/>
        </w:rPr>
      </w:pPr>
      <w:ins w:id="12" w:author="Shaik" w:date="2023-08-11T13:21:00Z">
        <w:r>
          <w:rPr>
            <w:noProof/>
          </w:rPr>
          <w:lastRenderedPageBreak/>
          <w:drawing>
            <wp:inline distT="0" distB="0" distL="0" distR="0" wp14:anchorId="39FC0B78" wp14:editId="4DF9A748">
              <wp:extent cx="5130800" cy="1797050"/>
              <wp:effectExtent l="0" t="0" r="0" b="0"/>
              <wp:docPr id="12257529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0800" cy="1797050"/>
                      </a:xfrm>
                      <a:prstGeom prst="rect">
                        <a:avLst/>
                      </a:prstGeom>
                      <a:noFill/>
                      <a:ln>
                        <a:noFill/>
                      </a:ln>
                    </pic:spPr>
                  </pic:pic>
                </a:graphicData>
              </a:graphic>
            </wp:inline>
          </w:drawing>
        </w:r>
      </w:ins>
    </w:p>
    <w:p w14:paraId="7C02F89A" w14:textId="77777777" w:rsidR="00E014E8" w:rsidRDefault="00E014E8" w:rsidP="00E014E8">
      <w:pPr>
        <w:tabs>
          <w:tab w:val="left" w:pos="1140"/>
        </w:tabs>
        <w:rPr>
          <w:ins w:id="13" w:author="Shaik" w:date="2023-08-11T13:21:00Z"/>
          <w:rFonts w:eastAsia="Times New Roman"/>
          <w:sz w:val="24"/>
          <w:szCs w:val="24"/>
        </w:rPr>
      </w:pPr>
    </w:p>
    <w:p w14:paraId="190832F8" w14:textId="77777777" w:rsidR="00E014E8" w:rsidRDefault="00E014E8" w:rsidP="00E014E8">
      <w:pPr>
        <w:tabs>
          <w:tab w:val="left" w:pos="1140"/>
        </w:tabs>
        <w:spacing w:line="235" w:lineRule="auto"/>
        <w:rPr>
          <w:ins w:id="14" w:author="Shaik" w:date="2023-08-11T13:21:00Z"/>
          <w:rFonts w:eastAsia="Times New Roman"/>
          <w:sz w:val="24"/>
          <w:szCs w:val="24"/>
        </w:rPr>
      </w:pPr>
      <w:ins w:id="15" w:author="Shaik" w:date="2023-08-11T13:21:00Z">
        <w:r>
          <w:rPr>
            <w:rFonts w:eastAsia="Times New Roman"/>
            <w:sz w:val="24"/>
            <w:szCs w:val="24"/>
          </w:rPr>
          <w:t xml:space="preserve">2.The instructor wants to know the </w:t>
        </w:r>
        <w:proofErr w:type="spellStart"/>
        <w:r>
          <w:rPr>
            <w:rFonts w:eastAsia="Times New Roman"/>
            <w:sz w:val="24"/>
            <w:szCs w:val="24"/>
          </w:rPr>
          <w:t>CourseNos</w:t>
        </w:r>
        <w:proofErr w:type="spellEnd"/>
        <w:r>
          <w:rPr>
            <w:rFonts w:eastAsia="Times New Roman"/>
            <w:sz w:val="24"/>
            <w:szCs w:val="24"/>
          </w:rPr>
          <w:t xml:space="preserve"> whose scores are in the range 50</w:t>
        </w:r>
      </w:ins>
    </w:p>
    <w:p w14:paraId="6A9813DB" w14:textId="77777777" w:rsidR="00E014E8" w:rsidRDefault="00E014E8" w:rsidP="00E014E8">
      <w:pPr>
        <w:spacing w:line="4" w:lineRule="exact"/>
        <w:rPr>
          <w:ins w:id="16" w:author="Shaik" w:date="2023-08-11T13:21:00Z"/>
          <w:rFonts w:eastAsia="Times New Roman"/>
          <w:sz w:val="24"/>
          <w:szCs w:val="24"/>
        </w:rPr>
      </w:pPr>
    </w:p>
    <w:p w14:paraId="673EA880" w14:textId="77777777" w:rsidR="00E014E8" w:rsidRDefault="00E014E8" w:rsidP="00E014E8">
      <w:pPr>
        <w:rPr>
          <w:ins w:id="17" w:author="Shaik" w:date="2023-08-11T13:21:00Z"/>
          <w:rFonts w:eastAsia="Times New Roman"/>
          <w:sz w:val="24"/>
          <w:szCs w:val="24"/>
        </w:rPr>
      </w:pPr>
      <w:ins w:id="18" w:author="Shaik" w:date="2023-08-11T13:21:00Z">
        <w:r>
          <w:rPr>
            <w:rFonts w:eastAsia="Times New Roman"/>
            <w:sz w:val="24"/>
            <w:szCs w:val="24"/>
          </w:rPr>
          <w:t>to 80</w:t>
        </w:r>
      </w:ins>
    </w:p>
    <w:p w14:paraId="69D31E93" w14:textId="77777777" w:rsidR="00E014E8" w:rsidRDefault="00E014E8" w:rsidP="00E014E8">
      <w:pPr>
        <w:rPr>
          <w:ins w:id="19" w:author="Shaik" w:date="2023-08-11T13:21:00Z"/>
          <w:rFonts w:eastAsia="Times New Roman"/>
          <w:sz w:val="24"/>
          <w:szCs w:val="24"/>
        </w:rPr>
      </w:pPr>
    </w:p>
    <w:p w14:paraId="6348D2B4" w14:textId="4ABB1C42" w:rsidR="00E014E8" w:rsidRDefault="00E014E8" w:rsidP="00E014E8">
      <w:pPr>
        <w:rPr>
          <w:ins w:id="20" w:author="Shaik" w:date="2023-08-11T13:21:00Z"/>
          <w:rFonts w:eastAsia="Times New Roman"/>
          <w:sz w:val="24"/>
          <w:szCs w:val="24"/>
        </w:rPr>
      </w:pPr>
      <w:ins w:id="21" w:author="Shaik" w:date="2023-08-11T13:21:00Z">
        <w:r>
          <w:rPr>
            <w:noProof/>
          </w:rPr>
          <w:drawing>
            <wp:inline distT="0" distB="0" distL="0" distR="0" wp14:anchorId="1550DD47" wp14:editId="30410DCC">
              <wp:extent cx="5010150" cy="1530350"/>
              <wp:effectExtent l="0" t="0" r="0" b="0"/>
              <wp:docPr id="14101794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1530350"/>
                      </a:xfrm>
                      <a:prstGeom prst="rect">
                        <a:avLst/>
                      </a:prstGeom>
                      <a:noFill/>
                      <a:ln>
                        <a:noFill/>
                      </a:ln>
                    </pic:spPr>
                  </pic:pic>
                </a:graphicData>
              </a:graphic>
            </wp:inline>
          </w:drawing>
        </w:r>
        <w:r>
          <w:rPr>
            <w:rFonts w:eastAsia="Times New Roman"/>
            <w:b/>
            <w:bCs/>
            <w:sz w:val="28"/>
            <w:szCs w:val="28"/>
          </w:rPr>
          <w:t>AGGREGATE</w:t>
        </w:r>
      </w:ins>
    </w:p>
    <w:p w14:paraId="7BC83368" w14:textId="77777777" w:rsidR="00E014E8" w:rsidRDefault="00E014E8" w:rsidP="00E014E8">
      <w:pPr>
        <w:spacing w:line="285" w:lineRule="exact"/>
        <w:rPr>
          <w:ins w:id="22" w:author="Shaik" w:date="2023-08-11T13:21:00Z"/>
          <w:sz w:val="24"/>
          <w:szCs w:val="24"/>
        </w:rPr>
      </w:pPr>
    </w:p>
    <w:p w14:paraId="4A690BD3" w14:textId="77777777" w:rsidR="00E014E8" w:rsidRDefault="00E014E8" w:rsidP="00E014E8">
      <w:pPr>
        <w:numPr>
          <w:ilvl w:val="0"/>
          <w:numId w:val="4"/>
        </w:numPr>
        <w:tabs>
          <w:tab w:val="left" w:pos="1140"/>
        </w:tabs>
        <w:rPr>
          <w:ins w:id="23" w:author="Shaik" w:date="2023-08-11T13:21:00Z"/>
          <w:rFonts w:eastAsia="Times New Roman"/>
          <w:sz w:val="24"/>
          <w:szCs w:val="24"/>
        </w:rPr>
      </w:pPr>
      <w:ins w:id="24" w:author="Shaik" w:date="2023-08-11T13:21:00Z">
        <w:r>
          <w:rPr>
            <w:rFonts w:eastAsia="Times New Roman"/>
            <w:sz w:val="24"/>
            <w:szCs w:val="24"/>
          </w:rPr>
          <w:t>Find the average mark of “C002”.</w:t>
        </w:r>
      </w:ins>
    </w:p>
    <w:p w14:paraId="3AF77EFC" w14:textId="77777777" w:rsidR="00E014E8" w:rsidRDefault="00E014E8" w:rsidP="00E014E8">
      <w:pPr>
        <w:tabs>
          <w:tab w:val="left" w:pos="1140"/>
        </w:tabs>
        <w:rPr>
          <w:ins w:id="25" w:author="Shaik" w:date="2023-08-11T13:21:00Z"/>
          <w:rFonts w:eastAsia="Times New Roman"/>
          <w:sz w:val="24"/>
          <w:szCs w:val="24"/>
        </w:rPr>
      </w:pPr>
    </w:p>
    <w:p w14:paraId="43CF6183" w14:textId="77777777" w:rsidR="00E014E8" w:rsidRDefault="00E014E8" w:rsidP="00E014E8">
      <w:pPr>
        <w:tabs>
          <w:tab w:val="left" w:pos="1140"/>
        </w:tabs>
        <w:rPr>
          <w:ins w:id="26" w:author="Shaik" w:date="2023-08-11T13:21:00Z"/>
          <w:rFonts w:eastAsia="Times New Roman"/>
          <w:sz w:val="24"/>
          <w:szCs w:val="24"/>
        </w:rPr>
      </w:pPr>
    </w:p>
    <w:p w14:paraId="05DCC1E0" w14:textId="77777777" w:rsidR="00E014E8" w:rsidRDefault="00E014E8" w:rsidP="00E014E8">
      <w:pPr>
        <w:tabs>
          <w:tab w:val="left" w:pos="1140"/>
        </w:tabs>
        <w:rPr>
          <w:ins w:id="27" w:author="Shaik" w:date="2023-08-11T13:21:00Z"/>
          <w:rFonts w:eastAsia="Times New Roman"/>
          <w:sz w:val="24"/>
          <w:szCs w:val="24"/>
        </w:rPr>
      </w:pPr>
    </w:p>
    <w:p w14:paraId="01065558" w14:textId="09B56F3B" w:rsidR="00E014E8" w:rsidRDefault="00E014E8" w:rsidP="00E014E8">
      <w:pPr>
        <w:tabs>
          <w:tab w:val="left" w:pos="1140"/>
        </w:tabs>
        <w:rPr>
          <w:ins w:id="28" w:author="Shaik" w:date="2023-08-11T13:21:00Z"/>
          <w:rFonts w:eastAsia="Times New Roman"/>
          <w:sz w:val="24"/>
          <w:szCs w:val="24"/>
        </w:rPr>
      </w:pPr>
      <w:ins w:id="29" w:author="Shaik" w:date="2023-08-11T13:21:00Z">
        <w:r>
          <w:rPr>
            <w:noProof/>
          </w:rPr>
          <w:drawing>
            <wp:inline distT="0" distB="0" distL="0" distR="0" wp14:anchorId="5A45A8BC" wp14:editId="79D55F49">
              <wp:extent cx="4940300" cy="1035050"/>
              <wp:effectExtent l="0" t="0" r="0" b="0"/>
              <wp:docPr id="4206844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0300" cy="1035050"/>
                      </a:xfrm>
                      <a:prstGeom prst="rect">
                        <a:avLst/>
                      </a:prstGeom>
                      <a:noFill/>
                      <a:ln>
                        <a:noFill/>
                      </a:ln>
                    </pic:spPr>
                  </pic:pic>
                </a:graphicData>
              </a:graphic>
            </wp:inline>
          </w:drawing>
        </w:r>
      </w:ins>
    </w:p>
    <w:p w14:paraId="6B04AF76" w14:textId="77777777" w:rsidR="00E014E8" w:rsidRDefault="00E014E8" w:rsidP="00E014E8">
      <w:pPr>
        <w:tabs>
          <w:tab w:val="left" w:pos="1140"/>
        </w:tabs>
        <w:rPr>
          <w:ins w:id="30" w:author="Shaik" w:date="2023-08-11T13:21:00Z"/>
          <w:rFonts w:eastAsia="Times New Roman"/>
          <w:sz w:val="24"/>
          <w:szCs w:val="24"/>
        </w:rPr>
      </w:pPr>
    </w:p>
    <w:p w14:paraId="2DCC3F4D" w14:textId="77777777" w:rsidR="00E014E8" w:rsidRDefault="00E014E8" w:rsidP="00E014E8">
      <w:pPr>
        <w:tabs>
          <w:tab w:val="left" w:pos="1140"/>
        </w:tabs>
        <w:rPr>
          <w:ins w:id="31" w:author="Shaik" w:date="2023-08-11T13:21:00Z"/>
          <w:rFonts w:eastAsia="Times New Roman"/>
          <w:sz w:val="24"/>
          <w:szCs w:val="24"/>
        </w:rPr>
      </w:pPr>
      <w:ins w:id="32" w:author="Shaik" w:date="2023-08-11T13:21:00Z">
        <w:r>
          <w:rPr>
            <w:rFonts w:eastAsia="Times New Roman"/>
            <w:sz w:val="24"/>
            <w:szCs w:val="24"/>
          </w:rPr>
          <w:t>2.List the maximum, minimum mark for “C021”</w:t>
        </w:r>
      </w:ins>
    </w:p>
    <w:p w14:paraId="0FA52E8A" w14:textId="77777777" w:rsidR="00E014E8" w:rsidRDefault="00E014E8" w:rsidP="00E014E8">
      <w:pPr>
        <w:tabs>
          <w:tab w:val="left" w:pos="1140"/>
        </w:tabs>
        <w:rPr>
          <w:ins w:id="33" w:author="Shaik" w:date="2023-08-11T13:21:00Z"/>
          <w:rFonts w:eastAsia="Times New Roman"/>
          <w:sz w:val="24"/>
          <w:szCs w:val="24"/>
        </w:rPr>
      </w:pPr>
    </w:p>
    <w:p w14:paraId="4EF71523" w14:textId="7FEAC4D3" w:rsidR="00E014E8" w:rsidRDefault="00E014E8" w:rsidP="00E014E8">
      <w:pPr>
        <w:tabs>
          <w:tab w:val="left" w:pos="1140"/>
        </w:tabs>
        <w:rPr>
          <w:ins w:id="34" w:author="Shaik" w:date="2023-08-11T13:21:00Z"/>
          <w:rFonts w:eastAsia="Times New Roman"/>
          <w:sz w:val="24"/>
          <w:szCs w:val="24"/>
        </w:rPr>
      </w:pPr>
      <w:ins w:id="35" w:author="Shaik" w:date="2023-08-11T13:21:00Z">
        <w:r>
          <w:rPr>
            <w:noProof/>
          </w:rPr>
          <w:drawing>
            <wp:inline distT="0" distB="0" distL="0" distR="0" wp14:anchorId="3D671A20" wp14:editId="7A3FE2BF">
              <wp:extent cx="4997450" cy="952500"/>
              <wp:effectExtent l="0" t="0" r="0" b="0"/>
              <wp:docPr id="8537092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7450" cy="952500"/>
                      </a:xfrm>
                      <a:prstGeom prst="rect">
                        <a:avLst/>
                      </a:prstGeom>
                      <a:noFill/>
                      <a:ln>
                        <a:noFill/>
                      </a:ln>
                    </pic:spPr>
                  </pic:pic>
                </a:graphicData>
              </a:graphic>
            </wp:inline>
          </w:drawing>
        </w:r>
      </w:ins>
    </w:p>
    <w:p w14:paraId="77F2B19C" w14:textId="77777777" w:rsidR="00E014E8" w:rsidRDefault="00E014E8" w:rsidP="00E014E8">
      <w:pPr>
        <w:tabs>
          <w:tab w:val="left" w:pos="1140"/>
        </w:tabs>
        <w:rPr>
          <w:ins w:id="36" w:author="Shaik" w:date="2023-08-11T13:21:00Z"/>
          <w:rFonts w:eastAsia="Times New Roman"/>
          <w:sz w:val="24"/>
          <w:szCs w:val="24"/>
        </w:rPr>
      </w:pPr>
    </w:p>
    <w:p w14:paraId="34949BF8" w14:textId="77777777" w:rsidR="00E014E8" w:rsidRDefault="00E014E8" w:rsidP="00E014E8">
      <w:pPr>
        <w:tabs>
          <w:tab w:val="left" w:pos="1140"/>
        </w:tabs>
        <w:spacing w:line="180" w:lineRule="auto"/>
        <w:rPr>
          <w:ins w:id="37" w:author="Shaik" w:date="2023-08-11T13:21:00Z"/>
          <w:rFonts w:eastAsia="Times New Roman"/>
          <w:sz w:val="24"/>
          <w:szCs w:val="24"/>
        </w:rPr>
      </w:pPr>
      <w:ins w:id="38" w:author="Shaik" w:date="2023-08-11T13:21:00Z">
        <w:r>
          <w:rPr>
            <w:rFonts w:eastAsia="Times New Roman"/>
            <w:sz w:val="24"/>
            <w:szCs w:val="24"/>
          </w:rPr>
          <w:t>3.List the maximum, minimum, average mark for each subject in 5</w:t>
        </w:r>
        <w:r>
          <w:rPr>
            <w:rFonts w:eastAsia="Times New Roman"/>
            <w:sz w:val="24"/>
            <w:szCs w:val="24"/>
            <w:vertAlign w:val="superscript"/>
          </w:rPr>
          <w:t>th</w:t>
        </w:r>
        <w:r>
          <w:rPr>
            <w:rFonts w:eastAsia="Times New Roman"/>
            <w:sz w:val="24"/>
            <w:szCs w:val="24"/>
          </w:rPr>
          <w:t xml:space="preserve"> semester</w:t>
        </w:r>
      </w:ins>
    </w:p>
    <w:p w14:paraId="44303AF5" w14:textId="77777777" w:rsidR="00E014E8" w:rsidRDefault="00E014E8" w:rsidP="00E014E8">
      <w:pPr>
        <w:tabs>
          <w:tab w:val="left" w:pos="1140"/>
        </w:tabs>
        <w:spacing w:line="180" w:lineRule="auto"/>
        <w:rPr>
          <w:ins w:id="39" w:author="Shaik" w:date="2023-08-11T13:21:00Z"/>
          <w:rFonts w:eastAsia="Times New Roman"/>
          <w:sz w:val="24"/>
          <w:szCs w:val="24"/>
        </w:rPr>
      </w:pPr>
    </w:p>
    <w:p w14:paraId="095295E2" w14:textId="77777777" w:rsidR="00E014E8" w:rsidRDefault="00E014E8" w:rsidP="00E014E8">
      <w:pPr>
        <w:tabs>
          <w:tab w:val="left" w:pos="1140"/>
        </w:tabs>
        <w:spacing w:line="180" w:lineRule="auto"/>
        <w:rPr>
          <w:ins w:id="40" w:author="Shaik" w:date="2023-08-11T13:21:00Z"/>
          <w:rFonts w:eastAsia="Times New Roman"/>
          <w:sz w:val="24"/>
          <w:szCs w:val="24"/>
        </w:rPr>
      </w:pPr>
    </w:p>
    <w:p w14:paraId="404CC084" w14:textId="77777777" w:rsidR="00E014E8" w:rsidRDefault="00E014E8" w:rsidP="00E014E8">
      <w:pPr>
        <w:tabs>
          <w:tab w:val="left" w:pos="1140"/>
        </w:tabs>
        <w:spacing w:line="180" w:lineRule="auto"/>
        <w:rPr>
          <w:ins w:id="41" w:author="Shaik" w:date="2023-08-11T13:21:00Z"/>
          <w:rFonts w:eastAsia="Times New Roman"/>
          <w:sz w:val="24"/>
          <w:szCs w:val="24"/>
        </w:rPr>
      </w:pPr>
    </w:p>
    <w:p w14:paraId="5B825162" w14:textId="05401F1D" w:rsidR="00E014E8" w:rsidRDefault="00E014E8" w:rsidP="00E014E8">
      <w:pPr>
        <w:tabs>
          <w:tab w:val="left" w:pos="1140"/>
        </w:tabs>
        <w:spacing w:line="180" w:lineRule="auto"/>
        <w:rPr>
          <w:ins w:id="42" w:author="Shaik" w:date="2023-08-11T13:21:00Z"/>
          <w:rFonts w:eastAsia="Times New Roman"/>
          <w:sz w:val="24"/>
          <w:szCs w:val="24"/>
        </w:rPr>
      </w:pPr>
      <w:ins w:id="43" w:author="Shaik" w:date="2023-08-11T13:21:00Z">
        <w:r>
          <w:rPr>
            <w:noProof/>
          </w:rPr>
          <w:lastRenderedPageBreak/>
          <w:drawing>
            <wp:inline distT="0" distB="0" distL="0" distR="0" wp14:anchorId="376211B2" wp14:editId="1287F7F5">
              <wp:extent cx="5054600" cy="806450"/>
              <wp:effectExtent l="0" t="0" r="0" b="0"/>
              <wp:docPr id="26145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4600" cy="806450"/>
                      </a:xfrm>
                      <a:prstGeom prst="rect">
                        <a:avLst/>
                      </a:prstGeom>
                      <a:noFill/>
                      <a:ln>
                        <a:noFill/>
                      </a:ln>
                    </pic:spPr>
                  </pic:pic>
                </a:graphicData>
              </a:graphic>
            </wp:inline>
          </w:drawing>
        </w:r>
      </w:ins>
    </w:p>
    <w:p w14:paraId="3178F6BE" w14:textId="77777777" w:rsidR="00E014E8" w:rsidRDefault="00E014E8" w:rsidP="00E014E8">
      <w:pPr>
        <w:tabs>
          <w:tab w:val="left" w:pos="1140"/>
        </w:tabs>
        <w:spacing w:line="180" w:lineRule="auto"/>
        <w:rPr>
          <w:ins w:id="44" w:author="Shaik" w:date="2023-08-11T13:21:00Z"/>
          <w:rFonts w:eastAsia="Times New Roman"/>
          <w:sz w:val="24"/>
          <w:szCs w:val="24"/>
        </w:rPr>
      </w:pPr>
    </w:p>
    <w:p w14:paraId="089E9E36" w14:textId="77777777" w:rsidR="00E014E8" w:rsidRDefault="00E014E8" w:rsidP="00E014E8">
      <w:pPr>
        <w:tabs>
          <w:tab w:val="left" w:pos="1140"/>
        </w:tabs>
        <w:spacing w:line="180" w:lineRule="auto"/>
        <w:rPr>
          <w:ins w:id="45" w:author="Shaik" w:date="2023-08-11T13:21:00Z"/>
          <w:rFonts w:eastAsia="Times New Roman"/>
          <w:sz w:val="24"/>
          <w:szCs w:val="24"/>
        </w:rPr>
      </w:pPr>
    </w:p>
    <w:p w14:paraId="48282029" w14:textId="77777777" w:rsidR="00E014E8" w:rsidRDefault="00E014E8" w:rsidP="00E014E8">
      <w:pPr>
        <w:tabs>
          <w:tab w:val="left" w:pos="1140"/>
        </w:tabs>
        <w:spacing w:line="218" w:lineRule="auto"/>
        <w:rPr>
          <w:ins w:id="46" w:author="Shaik" w:date="2023-08-11T13:21:00Z"/>
          <w:rFonts w:eastAsia="Times New Roman"/>
          <w:sz w:val="24"/>
          <w:szCs w:val="24"/>
        </w:rPr>
      </w:pPr>
      <w:ins w:id="47" w:author="Shaik" w:date="2023-08-11T13:21:00Z">
        <w:r>
          <w:rPr>
            <w:rFonts w:eastAsia="Times New Roman"/>
            <w:sz w:val="24"/>
            <w:szCs w:val="24"/>
          </w:rPr>
          <w:t xml:space="preserve">4.List the name of the courses and average mark of each </w:t>
        </w:r>
        <w:proofErr w:type="gramStart"/>
        <w:r>
          <w:rPr>
            <w:rFonts w:eastAsia="Times New Roman"/>
            <w:sz w:val="24"/>
            <w:szCs w:val="24"/>
          </w:rPr>
          <w:t>courses</w:t>
        </w:r>
        <w:proofErr w:type="gramEnd"/>
        <w:r>
          <w:rPr>
            <w:rFonts w:eastAsia="Times New Roman"/>
            <w:sz w:val="24"/>
            <w:szCs w:val="24"/>
          </w:rPr>
          <w:t>.</w:t>
        </w:r>
      </w:ins>
    </w:p>
    <w:p w14:paraId="4666949E" w14:textId="77777777" w:rsidR="00E014E8" w:rsidRDefault="00E014E8" w:rsidP="00E014E8">
      <w:pPr>
        <w:tabs>
          <w:tab w:val="left" w:pos="1140"/>
        </w:tabs>
        <w:spacing w:line="218" w:lineRule="auto"/>
        <w:rPr>
          <w:ins w:id="48" w:author="Shaik" w:date="2023-08-11T13:21:00Z"/>
          <w:rFonts w:eastAsia="Times New Roman"/>
          <w:sz w:val="24"/>
          <w:szCs w:val="24"/>
        </w:rPr>
      </w:pPr>
    </w:p>
    <w:p w14:paraId="6860556D" w14:textId="77777777" w:rsidR="00E014E8" w:rsidRDefault="00E014E8" w:rsidP="00E014E8">
      <w:pPr>
        <w:tabs>
          <w:tab w:val="left" w:pos="1140"/>
        </w:tabs>
        <w:spacing w:line="218" w:lineRule="auto"/>
        <w:rPr>
          <w:ins w:id="49" w:author="Shaik" w:date="2023-08-11T13:21:00Z"/>
          <w:rFonts w:eastAsia="Times New Roman"/>
          <w:sz w:val="24"/>
          <w:szCs w:val="24"/>
        </w:rPr>
      </w:pPr>
    </w:p>
    <w:p w14:paraId="52BA233E" w14:textId="77777777" w:rsidR="00E014E8" w:rsidRDefault="00E014E8" w:rsidP="00E014E8">
      <w:pPr>
        <w:tabs>
          <w:tab w:val="left" w:pos="1140"/>
        </w:tabs>
        <w:spacing w:line="218" w:lineRule="auto"/>
        <w:rPr>
          <w:ins w:id="50" w:author="Shaik" w:date="2023-08-11T13:21:00Z"/>
          <w:rFonts w:eastAsia="Times New Roman"/>
          <w:sz w:val="24"/>
          <w:szCs w:val="24"/>
        </w:rPr>
      </w:pPr>
    </w:p>
    <w:p w14:paraId="49E6E9E6" w14:textId="53669C4C" w:rsidR="00E014E8" w:rsidRDefault="00E014E8" w:rsidP="00E014E8">
      <w:pPr>
        <w:tabs>
          <w:tab w:val="left" w:pos="1140"/>
        </w:tabs>
        <w:spacing w:line="218" w:lineRule="auto"/>
        <w:rPr>
          <w:ins w:id="51" w:author="Shaik" w:date="2023-08-11T13:21:00Z"/>
          <w:rFonts w:eastAsia="Times New Roman"/>
          <w:sz w:val="24"/>
          <w:szCs w:val="24"/>
        </w:rPr>
      </w:pPr>
      <w:ins w:id="52" w:author="Shaik" w:date="2023-08-11T13:21:00Z">
        <w:r>
          <w:rPr>
            <w:noProof/>
          </w:rPr>
          <w:drawing>
            <wp:inline distT="0" distB="0" distL="0" distR="0" wp14:anchorId="484DABDC" wp14:editId="5E71EB8E">
              <wp:extent cx="5054600" cy="1377950"/>
              <wp:effectExtent l="0" t="0" r="0" b="0"/>
              <wp:docPr id="6094436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4600" cy="1377950"/>
                      </a:xfrm>
                      <a:prstGeom prst="rect">
                        <a:avLst/>
                      </a:prstGeom>
                      <a:noFill/>
                      <a:ln>
                        <a:noFill/>
                      </a:ln>
                    </pic:spPr>
                  </pic:pic>
                </a:graphicData>
              </a:graphic>
            </wp:inline>
          </w:drawing>
        </w:r>
      </w:ins>
    </w:p>
    <w:p w14:paraId="3AA7F75E" w14:textId="77777777" w:rsidR="00E014E8" w:rsidRDefault="00E014E8" w:rsidP="00E014E8">
      <w:pPr>
        <w:tabs>
          <w:tab w:val="left" w:pos="1140"/>
        </w:tabs>
        <w:spacing w:line="218" w:lineRule="auto"/>
        <w:rPr>
          <w:ins w:id="53" w:author="Shaik" w:date="2023-08-11T13:21:00Z"/>
          <w:rFonts w:eastAsia="Times New Roman"/>
          <w:sz w:val="24"/>
          <w:szCs w:val="24"/>
        </w:rPr>
      </w:pPr>
    </w:p>
    <w:p w14:paraId="58C9B0AE" w14:textId="77777777" w:rsidR="00E014E8" w:rsidRDefault="00E014E8" w:rsidP="00E014E8">
      <w:pPr>
        <w:tabs>
          <w:tab w:val="left" w:pos="1140"/>
        </w:tabs>
        <w:spacing w:line="218" w:lineRule="auto"/>
        <w:rPr>
          <w:ins w:id="54" w:author="Shaik" w:date="2023-08-11T13:21:00Z"/>
          <w:rFonts w:eastAsia="Times New Roman"/>
          <w:sz w:val="24"/>
          <w:szCs w:val="24"/>
        </w:rPr>
      </w:pPr>
    </w:p>
    <w:p w14:paraId="4C8BF3C1" w14:textId="77777777" w:rsidR="00E014E8" w:rsidRDefault="00E014E8" w:rsidP="00E014E8">
      <w:pPr>
        <w:tabs>
          <w:tab w:val="left" w:pos="1140"/>
        </w:tabs>
        <w:spacing w:line="218" w:lineRule="auto"/>
        <w:rPr>
          <w:ins w:id="55" w:author="Shaik" w:date="2023-08-11T13:21:00Z"/>
          <w:rFonts w:eastAsia="Times New Roman"/>
          <w:sz w:val="24"/>
          <w:szCs w:val="24"/>
        </w:rPr>
      </w:pPr>
      <w:ins w:id="56" w:author="Shaik" w:date="2023-08-11T13:21:00Z">
        <w:r>
          <w:rPr>
            <w:rFonts w:eastAsia="Times New Roman"/>
            <w:sz w:val="24"/>
            <w:szCs w:val="24"/>
          </w:rPr>
          <w:t>5.Calculate the sum of all the scores.</w:t>
        </w:r>
      </w:ins>
    </w:p>
    <w:p w14:paraId="30130636" w14:textId="77777777" w:rsidR="00E014E8" w:rsidRDefault="00E014E8" w:rsidP="00E014E8">
      <w:pPr>
        <w:tabs>
          <w:tab w:val="left" w:pos="1140"/>
        </w:tabs>
        <w:spacing w:line="232" w:lineRule="auto"/>
        <w:rPr>
          <w:ins w:id="57" w:author="Shaik" w:date="2023-08-11T13:21:00Z"/>
          <w:rFonts w:eastAsia="Times New Roman"/>
          <w:sz w:val="24"/>
          <w:szCs w:val="24"/>
        </w:rPr>
      </w:pPr>
    </w:p>
    <w:p w14:paraId="64E209F3" w14:textId="77777777" w:rsidR="00E014E8" w:rsidRDefault="00E014E8" w:rsidP="00E014E8">
      <w:pPr>
        <w:tabs>
          <w:tab w:val="left" w:pos="1140"/>
        </w:tabs>
        <w:spacing w:line="232" w:lineRule="auto"/>
        <w:rPr>
          <w:ins w:id="58" w:author="Shaik" w:date="2023-08-11T13:21:00Z"/>
          <w:rFonts w:eastAsia="Times New Roman"/>
          <w:sz w:val="24"/>
          <w:szCs w:val="24"/>
        </w:rPr>
      </w:pPr>
    </w:p>
    <w:p w14:paraId="4EA4A24B" w14:textId="77777777" w:rsidR="00E014E8" w:rsidRDefault="00E014E8" w:rsidP="00E014E8">
      <w:pPr>
        <w:tabs>
          <w:tab w:val="left" w:pos="1140"/>
        </w:tabs>
        <w:spacing w:line="232" w:lineRule="auto"/>
        <w:rPr>
          <w:ins w:id="59" w:author="Shaik" w:date="2023-08-11T13:21:00Z"/>
          <w:rFonts w:eastAsia="Times New Roman"/>
          <w:sz w:val="24"/>
          <w:szCs w:val="24"/>
        </w:rPr>
      </w:pPr>
    </w:p>
    <w:p w14:paraId="1CF2EA1F" w14:textId="1612DBF8" w:rsidR="00E014E8" w:rsidRDefault="00E014E8" w:rsidP="00E014E8">
      <w:pPr>
        <w:tabs>
          <w:tab w:val="left" w:pos="1140"/>
        </w:tabs>
        <w:spacing w:line="232" w:lineRule="auto"/>
        <w:rPr>
          <w:ins w:id="60" w:author="Shaik" w:date="2023-08-11T13:21:00Z"/>
          <w:rFonts w:eastAsia="Times New Roman"/>
          <w:sz w:val="24"/>
          <w:szCs w:val="24"/>
        </w:rPr>
      </w:pPr>
      <w:ins w:id="61" w:author="Shaik" w:date="2023-08-11T13:21:00Z">
        <w:r>
          <w:rPr>
            <w:rFonts w:eastAsia="Times New Roman"/>
            <w:noProof/>
            <w:sz w:val="24"/>
            <w:szCs w:val="24"/>
          </w:rPr>
          <w:drawing>
            <wp:inline distT="0" distB="0" distL="0" distR="0" wp14:anchorId="66C6FAB9" wp14:editId="507E3DBA">
              <wp:extent cx="5274310" cy="2284095"/>
              <wp:effectExtent l="0" t="0" r="2540" b="1905"/>
              <wp:docPr id="18080140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ins>
    </w:p>
    <w:p w14:paraId="2E0C56B1" w14:textId="77777777" w:rsidR="00E014E8" w:rsidRDefault="00E014E8" w:rsidP="00E014E8">
      <w:pPr>
        <w:tabs>
          <w:tab w:val="left" w:pos="1140"/>
        </w:tabs>
        <w:spacing w:line="232" w:lineRule="auto"/>
        <w:rPr>
          <w:ins w:id="62" w:author="Shaik" w:date="2023-08-11T13:21:00Z"/>
          <w:rFonts w:eastAsia="Times New Roman"/>
          <w:sz w:val="24"/>
          <w:szCs w:val="24"/>
        </w:rPr>
      </w:pPr>
    </w:p>
    <w:p w14:paraId="2A669D51" w14:textId="77777777" w:rsidR="00E014E8" w:rsidRDefault="00E014E8" w:rsidP="00E014E8">
      <w:pPr>
        <w:tabs>
          <w:tab w:val="left" w:pos="1140"/>
        </w:tabs>
        <w:rPr>
          <w:ins w:id="63" w:author="Shaik" w:date="2023-08-11T13:21:00Z"/>
          <w:rFonts w:eastAsia="Times New Roman"/>
          <w:sz w:val="24"/>
          <w:szCs w:val="24"/>
        </w:rPr>
      </w:pPr>
      <w:ins w:id="64" w:author="Shaik" w:date="2023-08-11T13:21:00Z">
        <w:r>
          <w:rPr>
            <w:rFonts w:eastAsia="Times New Roman"/>
            <w:sz w:val="24"/>
            <w:szCs w:val="24"/>
          </w:rPr>
          <w:t>6.How many students are registered for each course? Display the</w:t>
        </w:r>
      </w:ins>
    </w:p>
    <w:p w14:paraId="3DADFE2C" w14:textId="77777777" w:rsidR="00E014E8" w:rsidRDefault="00E014E8" w:rsidP="00E014E8">
      <w:pPr>
        <w:spacing w:line="232" w:lineRule="auto"/>
        <w:rPr>
          <w:ins w:id="65" w:author="Shaik" w:date="2023-08-11T13:21:00Z"/>
          <w:rFonts w:eastAsia="Times New Roman"/>
          <w:sz w:val="24"/>
          <w:szCs w:val="24"/>
        </w:rPr>
      </w:pPr>
      <w:ins w:id="66" w:author="Shaik" w:date="2023-08-11T13:21:00Z">
        <w:r>
          <w:rPr>
            <w:rFonts w:eastAsia="Times New Roman"/>
            <w:sz w:val="24"/>
            <w:szCs w:val="24"/>
          </w:rPr>
          <w:t>course description and the number of students registered in each course.</w:t>
        </w:r>
      </w:ins>
    </w:p>
    <w:p w14:paraId="56FCBE57" w14:textId="77777777" w:rsidR="00E014E8" w:rsidRDefault="00E014E8" w:rsidP="00E014E8">
      <w:pPr>
        <w:spacing w:line="232" w:lineRule="auto"/>
        <w:rPr>
          <w:ins w:id="67" w:author="Shaik" w:date="2023-08-11T13:21:00Z"/>
          <w:rFonts w:eastAsia="Times New Roman"/>
          <w:sz w:val="24"/>
          <w:szCs w:val="24"/>
        </w:rPr>
      </w:pPr>
    </w:p>
    <w:p w14:paraId="391F0013" w14:textId="77777777" w:rsidR="00E014E8" w:rsidRDefault="00E014E8" w:rsidP="00E014E8">
      <w:pPr>
        <w:spacing w:line="232" w:lineRule="auto"/>
        <w:rPr>
          <w:ins w:id="68" w:author="Shaik" w:date="2023-08-11T13:21:00Z"/>
          <w:rFonts w:eastAsia="Times New Roman"/>
          <w:sz w:val="24"/>
          <w:szCs w:val="24"/>
        </w:rPr>
      </w:pPr>
    </w:p>
    <w:p w14:paraId="7552A507" w14:textId="77777777" w:rsidR="00E014E8" w:rsidRDefault="00E014E8" w:rsidP="00E014E8">
      <w:pPr>
        <w:spacing w:line="232" w:lineRule="auto"/>
        <w:rPr>
          <w:ins w:id="69" w:author="Shaik" w:date="2023-08-11T13:21:00Z"/>
          <w:rFonts w:eastAsia="Times New Roman"/>
          <w:sz w:val="24"/>
          <w:szCs w:val="24"/>
        </w:rPr>
      </w:pPr>
    </w:p>
    <w:p w14:paraId="7E91EC5C" w14:textId="59EE99E1" w:rsidR="00E014E8" w:rsidRDefault="00E014E8" w:rsidP="00E014E8">
      <w:pPr>
        <w:spacing w:line="232" w:lineRule="auto"/>
        <w:rPr>
          <w:ins w:id="70" w:author="Shaik" w:date="2023-08-11T13:21:00Z"/>
          <w:rFonts w:eastAsia="Times New Roman"/>
          <w:sz w:val="24"/>
          <w:szCs w:val="24"/>
        </w:rPr>
      </w:pPr>
      <w:ins w:id="71" w:author="Shaik" w:date="2023-08-11T13:21:00Z">
        <w:r>
          <w:rPr>
            <w:noProof/>
          </w:rPr>
          <w:drawing>
            <wp:inline distT="0" distB="0" distL="0" distR="0" wp14:anchorId="7A8D894F" wp14:editId="3D6800AC">
              <wp:extent cx="4997450" cy="1282700"/>
              <wp:effectExtent l="0" t="0" r="0" b="0"/>
              <wp:docPr id="2144436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7450" cy="1282700"/>
                      </a:xfrm>
                      <a:prstGeom prst="rect">
                        <a:avLst/>
                      </a:prstGeom>
                      <a:noFill/>
                      <a:ln>
                        <a:noFill/>
                      </a:ln>
                    </pic:spPr>
                  </pic:pic>
                </a:graphicData>
              </a:graphic>
            </wp:inline>
          </w:drawing>
        </w:r>
      </w:ins>
    </w:p>
    <w:p w14:paraId="3F257823" w14:textId="77777777" w:rsidR="00E014E8" w:rsidRDefault="00E014E8" w:rsidP="00E014E8">
      <w:pPr>
        <w:spacing w:line="232" w:lineRule="auto"/>
        <w:rPr>
          <w:ins w:id="72" w:author="Shaik" w:date="2023-08-11T13:21:00Z"/>
          <w:rFonts w:eastAsia="Times New Roman"/>
          <w:sz w:val="24"/>
          <w:szCs w:val="24"/>
        </w:rPr>
      </w:pPr>
    </w:p>
    <w:p w14:paraId="1B7EB427" w14:textId="77777777" w:rsidR="00E014E8" w:rsidRDefault="00E014E8" w:rsidP="00E014E8">
      <w:pPr>
        <w:spacing w:line="232" w:lineRule="auto"/>
        <w:rPr>
          <w:ins w:id="73" w:author="Shaik" w:date="2023-08-11T13:21:00Z"/>
          <w:rFonts w:eastAsia="Times New Roman"/>
          <w:sz w:val="24"/>
          <w:szCs w:val="24"/>
        </w:rPr>
      </w:pPr>
    </w:p>
    <w:p w14:paraId="66D2030C" w14:textId="77777777" w:rsidR="00E014E8" w:rsidRDefault="00E014E8" w:rsidP="00E014E8">
      <w:pPr>
        <w:tabs>
          <w:tab w:val="left" w:pos="1140"/>
        </w:tabs>
        <w:spacing w:line="235" w:lineRule="auto"/>
        <w:rPr>
          <w:ins w:id="74" w:author="Shaik" w:date="2023-08-11T13:21:00Z"/>
          <w:rFonts w:eastAsia="Times New Roman"/>
          <w:sz w:val="24"/>
          <w:szCs w:val="24"/>
        </w:rPr>
      </w:pPr>
      <w:ins w:id="75" w:author="Shaik" w:date="2023-08-11T13:21:00Z">
        <w:r>
          <w:rPr>
            <w:rFonts w:eastAsia="Times New Roman"/>
            <w:sz w:val="24"/>
            <w:szCs w:val="24"/>
          </w:rPr>
          <w:t>7.How many courses did each student register for? Use Assessment table.</w:t>
        </w:r>
      </w:ins>
    </w:p>
    <w:p w14:paraId="21CBDD1F" w14:textId="77777777" w:rsidR="00E014E8" w:rsidRDefault="00E014E8" w:rsidP="00E014E8">
      <w:pPr>
        <w:spacing w:line="200" w:lineRule="exact"/>
        <w:rPr>
          <w:ins w:id="76" w:author="Shaik" w:date="2023-08-11T13:21:00Z"/>
          <w:sz w:val="24"/>
          <w:szCs w:val="24"/>
        </w:rPr>
      </w:pPr>
    </w:p>
    <w:p w14:paraId="24EEA81C" w14:textId="50B1FDDC" w:rsidR="00E014E8" w:rsidRDefault="00E014E8" w:rsidP="00E014E8">
      <w:pPr>
        <w:rPr>
          <w:ins w:id="77" w:author="Shaik" w:date="2023-08-11T13:21:00Z"/>
          <w:sz w:val="22"/>
          <w:szCs w:val="22"/>
        </w:rPr>
      </w:pPr>
      <w:ins w:id="78" w:author="Shaik" w:date="2023-08-11T13:21:00Z">
        <w:r>
          <w:rPr>
            <w:noProof/>
          </w:rPr>
          <w:drawing>
            <wp:inline distT="0" distB="0" distL="0" distR="0" wp14:anchorId="22D99071" wp14:editId="65678DA6">
              <wp:extent cx="4902200" cy="2311400"/>
              <wp:effectExtent l="0" t="0" r="0" b="0"/>
              <wp:docPr id="144870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2200" cy="2311400"/>
                      </a:xfrm>
                      <a:prstGeom prst="rect">
                        <a:avLst/>
                      </a:prstGeom>
                      <a:noFill/>
                      <a:ln>
                        <a:noFill/>
                      </a:ln>
                    </pic:spPr>
                  </pic:pic>
                </a:graphicData>
              </a:graphic>
            </wp:inline>
          </w:drawing>
        </w:r>
      </w:ins>
    </w:p>
    <w:p w14:paraId="72B3F656" w14:textId="77777777" w:rsidR="00E014E8" w:rsidRDefault="00E014E8" w:rsidP="00E014E8">
      <w:pPr>
        <w:rPr>
          <w:ins w:id="79" w:author="Shaik" w:date="2023-08-11T13:21:00Z"/>
        </w:rPr>
      </w:pPr>
    </w:p>
    <w:p w14:paraId="7CFE3BF9" w14:textId="77777777" w:rsidR="00E014E8" w:rsidRDefault="00E014E8" w:rsidP="00E014E8">
      <w:pPr>
        <w:rPr>
          <w:ins w:id="80" w:author="Shaik" w:date="2023-08-11T13:21:00Z"/>
        </w:rPr>
      </w:pPr>
    </w:p>
    <w:p w14:paraId="404FADAD" w14:textId="77777777" w:rsidR="00E014E8" w:rsidRDefault="00E014E8" w:rsidP="00E014E8">
      <w:pPr>
        <w:rPr>
          <w:ins w:id="81" w:author="Shaik" w:date="2023-08-11T13:21:00Z"/>
        </w:rPr>
      </w:pPr>
    </w:p>
    <w:p w14:paraId="4BC6A72E" w14:textId="77777777" w:rsidR="00E014E8" w:rsidRDefault="00E014E8" w:rsidP="00E014E8">
      <w:pPr>
        <w:rPr>
          <w:ins w:id="82" w:author="Shaik" w:date="2023-08-11T13:21:00Z"/>
        </w:rPr>
      </w:pPr>
    </w:p>
    <w:p w14:paraId="1F0867AE" w14:textId="77777777" w:rsidR="00E014E8" w:rsidRDefault="00E014E8" w:rsidP="00E014E8">
      <w:pPr>
        <w:rPr>
          <w:ins w:id="83" w:author="Shaik" w:date="2023-08-11T13:21:00Z"/>
          <w:sz w:val="24"/>
          <w:szCs w:val="24"/>
        </w:rPr>
      </w:pPr>
    </w:p>
    <w:p w14:paraId="207E3B21" w14:textId="77777777" w:rsidR="00E014E8" w:rsidRDefault="00E014E8" w:rsidP="00E014E8">
      <w:pPr>
        <w:spacing w:line="304" w:lineRule="exact"/>
        <w:rPr>
          <w:ins w:id="84" w:author="Shaik" w:date="2023-08-11T13:21:00Z"/>
        </w:rPr>
      </w:pPr>
    </w:p>
    <w:p w14:paraId="25AF2E51" w14:textId="77777777" w:rsidR="00E014E8" w:rsidRDefault="00E014E8" w:rsidP="00E014E8">
      <w:pPr>
        <w:rPr>
          <w:ins w:id="85" w:author="Shaik" w:date="2023-08-11T13:21:00Z"/>
          <w:sz w:val="24"/>
          <w:szCs w:val="24"/>
        </w:rPr>
      </w:pPr>
      <w:ins w:id="86" w:author="Shaik" w:date="2023-08-11T13:21:00Z">
        <w:r>
          <w:rPr>
            <w:rFonts w:eastAsia="Times New Roman"/>
            <w:b/>
            <w:bCs/>
            <w:sz w:val="24"/>
            <w:szCs w:val="24"/>
          </w:rPr>
          <w:t>RESULT</w:t>
        </w:r>
        <w:r>
          <w:rPr>
            <w:rFonts w:eastAsia="Times New Roman"/>
            <w:sz w:val="24"/>
            <w:szCs w:val="24"/>
          </w:rPr>
          <w:t>:</w:t>
        </w:r>
      </w:ins>
    </w:p>
    <w:p w14:paraId="4C909E49" w14:textId="77777777" w:rsidR="00E014E8" w:rsidRDefault="00E014E8" w:rsidP="00E014E8">
      <w:pPr>
        <w:spacing w:line="304" w:lineRule="exact"/>
        <w:rPr>
          <w:ins w:id="87" w:author="Shaik" w:date="2023-08-11T13:21:00Z"/>
        </w:rPr>
      </w:pPr>
    </w:p>
    <w:p w14:paraId="63152D96" w14:textId="77777777" w:rsidR="00E014E8" w:rsidRDefault="00E014E8" w:rsidP="00E014E8">
      <w:pPr>
        <w:spacing w:line="230" w:lineRule="auto"/>
        <w:ind w:right="1080"/>
        <w:rPr>
          <w:ins w:id="88" w:author="Shaik" w:date="2023-08-11T13:21:00Z"/>
          <w:sz w:val="24"/>
          <w:szCs w:val="24"/>
        </w:rPr>
      </w:pPr>
      <w:ins w:id="89" w:author="Shaik" w:date="2023-08-11T13:21:00Z">
        <w:r>
          <w:rPr>
            <w:rFonts w:eastAsia="Times New Roman"/>
            <w:sz w:val="24"/>
            <w:szCs w:val="24"/>
          </w:rPr>
          <w:t>The records from the tables are displayed using SELECT commands with WHERE Clause and Pattern matching.</w:t>
        </w:r>
      </w:ins>
    </w:p>
    <w:p w14:paraId="13777BBE" w14:textId="77777777" w:rsidR="00E014E8" w:rsidRDefault="00E014E8" w:rsidP="00E014E8">
      <w:pPr>
        <w:tabs>
          <w:tab w:val="left" w:pos="1140"/>
        </w:tabs>
        <w:rPr>
          <w:rFonts w:eastAsia="Times New Roman"/>
          <w:sz w:val="32"/>
          <w:szCs w:val="32"/>
        </w:rPr>
      </w:pPr>
    </w:p>
    <w:p w14:paraId="69D2E730" w14:textId="77777777" w:rsidR="00E014E8" w:rsidRDefault="00E014E8" w:rsidP="00E014E8">
      <w:pPr>
        <w:tabs>
          <w:tab w:val="left" w:pos="1140"/>
        </w:tabs>
        <w:rPr>
          <w:rFonts w:eastAsia="Times New Roman"/>
          <w:sz w:val="32"/>
          <w:szCs w:val="32"/>
        </w:rPr>
      </w:pPr>
    </w:p>
    <w:p w14:paraId="5AFBFAFF" w14:textId="77777777" w:rsidR="00E014E8" w:rsidRDefault="00E014E8" w:rsidP="00E014E8">
      <w:pPr>
        <w:tabs>
          <w:tab w:val="left" w:pos="1140"/>
        </w:tabs>
        <w:rPr>
          <w:rFonts w:eastAsia="Times New Roman"/>
          <w:sz w:val="32"/>
          <w:szCs w:val="32"/>
        </w:rPr>
      </w:pPr>
    </w:p>
    <w:p w14:paraId="0FD8EB52" w14:textId="77777777" w:rsidR="00E014E8" w:rsidRDefault="00E014E8" w:rsidP="00E014E8">
      <w:pPr>
        <w:tabs>
          <w:tab w:val="left" w:pos="1140"/>
        </w:tabs>
        <w:rPr>
          <w:rFonts w:eastAsia="Times New Roman"/>
          <w:sz w:val="32"/>
          <w:szCs w:val="32"/>
        </w:rPr>
      </w:pPr>
    </w:p>
    <w:p w14:paraId="0FC864BC" w14:textId="77777777" w:rsidR="00E014E8" w:rsidRDefault="00E014E8" w:rsidP="00E014E8">
      <w:pPr>
        <w:tabs>
          <w:tab w:val="left" w:pos="1140"/>
        </w:tabs>
        <w:rPr>
          <w:rFonts w:eastAsia="Times New Roman"/>
          <w:sz w:val="32"/>
          <w:szCs w:val="32"/>
        </w:rPr>
      </w:pPr>
    </w:p>
    <w:p w14:paraId="15CD3FC4" w14:textId="77777777" w:rsidR="00E014E8" w:rsidRDefault="00E014E8" w:rsidP="00E014E8">
      <w:pPr>
        <w:tabs>
          <w:tab w:val="left" w:pos="1140"/>
        </w:tabs>
        <w:rPr>
          <w:rFonts w:eastAsia="Times New Roman"/>
          <w:sz w:val="32"/>
          <w:szCs w:val="32"/>
        </w:rPr>
      </w:pPr>
    </w:p>
    <w:p w14:paraId="2272CDC0" w14:textId="77777777" w:rsidR="00E014E8" w:rsidRDefault="00E014E8" w:rsidP="00E014E8">
      <w:pPr>
        <w:rPr>
          <w:ins w:id="90" w:author="Shaik" w:date="2023-08-11T13:21:00Z"/>
          <w:lang w:eastAsia="en-US"/>
        </w:rPr>
      </w:pPr>
      <w:r>
        <w:br w:type="page"/>
      </w:r>
      <w:ins w:id="91" w:author="Shaik" w:date="2023-08-11T13:21:00Z">
        <w:r>
          <w:rPr>
            <w:rFonts w:eastAsia="Times New Roman"/>
            <w:sz w:val="26"/>
            <w:szCs w:val="26"/>
          </w:rPr>
          <w:lastRenderedPageBreak/>
          <w:t>Ex. No.: 7</w:t>
        </w:r>
      </w:ins>
    </w:p>
    <w:p w14:paraId="294C0F86" w14:textId="77777777" w:rsidR="00E014E8" w:rsidRDefault="00E014E8" w:rsidP="00E014E8">
      <w:pPr>
        <w:rPr>
          <w:ins w:id="92" w:author="Shaik" w:date="2023-08-11T13:21:00Z"/>
        </w:rPr>
      </w:pPr>
      <w:ins w:id="93" w:author="Shaik" w:date="2023-08-11T13:21:00Z">
        <w:r>
          <w:rPr>
            <w:rFonts w:eastAsia="Times New Roman"/>
            <w:sz w:val="26"/>
            <w:szCs w:val="26"/>
          </w:rPr>
          <w:t>Date:</w:t>
        </w:r>
      </w:ins>
    </w:p>
    <w:p w14:paraId="65FC5A2C" w14:textId="77777777" w:rsidR="00E014E8" w:rsidRDefault="00E014E8" w:rsidP="00E014E8">
      <w:pPr>
        <w:spacing w:line="314" w:lineRule="exact"/>
        <w:rPr>
          <w:ins w:id="94" w:author="Shaik" w:date="2023-08-11T13:21:00Z"/>
        </w:rPr>
      </w:pPr>
    </w:p>
    <w:p w14:paraId="1D1C49AA" w14:textId="77777777" w:rsidR="00E014E8" w:rsidRDefault="00E014E8" w:rsidP="00E014E8">
      <w:pPr>
        <w:jc w:val="center"/>
        <w:rPr>
          <w:ins w:id="95" w:author="Shaik" w:date="2023-08-11T13:21:00Z"/>
          <w:sz w:val="32"/>
          <w:szCs w:val="32"/>
        </w:rPr>
      </w:pPr>
      <w:ins w:id="96" w:author="Shaik" w:date="2023-08-11T13:21:00Z">
        <w:r>
          <w:rPr>
            <w:rFonts w:eastAsia="Times New Roman"/>
            <w:b/>
            <w:bCs/>
            <w:sz w:val="32"/>
            <w:szCs w:val="32"/>
          </w:rPr>
          <w:t>SELECT with various clause – GROUP BY, HAVING, ORDER BY</w:t>
        </w:r>
      </w:ins>
    </w:p>
    <w:p w14:paraId="6142C603" w14:textId="77777777" w:rsidR="00E014E8" w:rsidRDefault="00E014E8" w:rsidP="00E014E8">
      <w:pPr>
        <w:spacing w:line="299" w:lineRule="exact"/>
        <w:jc w:val="center"/>
        <w:rPr>
          <w:ins w:id="97" w:author="Shaik" w:date="2023-08-11T13:21:00Z"/>
          <w:sz w:val="32"/>
          <w:szCs w:val="32"/>
        </w:rPr>
      </w:pPr>
    </w:p>
    <w:p w14:paraId="32BC38C1" w14:textId="77777777" w:rsidR="00E014E8" w:rsidRDefault="00E014E8" w:rsidP="00E014E8">
      <w:pPr>
        <w:rPr>
          <w:ins w:id="98" w:author="Shaik" w:date="2023-08-11T13:21:00Z"/>
        </w:rPr>
      </w:pPr>
    </w:p>
    <w:p w14:paraId="79DA0E10" w14:textId="77777777" w:rsidR="00E014E8" w:rsidRDefault="00E014E8" w:rsidP="00E014E8">
      <w:pPr>
        <w:rPr>
          <w:ins w:id="99" w:author="Shaik" w:date="2023-08-11T13:21:00Z"/>
        </w:rPr>
      </w:pPr>
    </w:p>
    <w:p w14:paraId="3D5A86BB" w14:textId="77777777" w:rsidR="00E014E8" w:rsidRDefault="00E014E8" w:rsidP="00E014E8">
      <w:pPr>
        <w:rPr>
          <w:ins w:id="100" w:author="Shaik" w:date="2023-08-11T13:21:00Z"/>
        </w:rPr>
      </w:pPr>
    </w:p>
    <w:p w14:paraId="54EF84C8" w14:textId="77777777" w:rsidR="00E014E8" w:rsidRDefault="00E014E8" w:rsidP="00E014E8">
      <w:pPr>
        <w:rPr>
          <w:ins w:id="101" w:author="Shaik" w:date="2023-08-11T13:21:00Z"/>
          <w:sz w:val="24"/>
          <w:szCs w:val="24"/>
        </w:rPr>
      </w:pPr>
      <w:ins w:id="102" w:author="Shaik" w:date="2023-08-11T13:21:00Z">
        <w:r>
          <w:rPr>
            <w:rFonts w:eastAsia="Times New Roman"/>
            <w:b/>
            <w:bCs/>
            <w:sz w:val="24"/>
            <w:szCs w:val="24"/>
          </w:rPr>
          <w:t>GROUP BY - HAVING</w:t>
        </w:r>
      </w:ins>
    </w:p>
    <w:p w14:paraId="03C5C620" w14:textId="77777777" w:rsidR="00E014E8" w:rsidRDefault="00E014E8" w:rsidP="00E014E8">
      <w:pPr>
        <w:spacing w:line="295" w:lineRule="exact"/>
        <w:rPr>
          <w:ins w:id="103" w:author="Shaik" w:date="2023-08-11T13:21:00Z"/>
        </w:rPr>
      </w:pPr>
    </w:p>
    <w:p w14:paraId="554E6874" w14:textId="77777777" w:rsidR="00E014E8" w:rsidRDefault="00E014E8" w:rsidP="00E014E8">
      <w:pPr>
        <w:numPr>
          <w:ilvl w:val="0"/>
          <w:numId w:val="5"/>
        </w:numPr>
        <w:tabs>
          <w:tab w:val="left" w:pos="800"/>
        </w:tabs>
        <w:spacing w:line="235" w:lineRule="auto"/>
        <w:ind w:right="1260"/>
        <w:rPr>
          <w:ins w:id="104" w:author="Shaik" w:date="2023-08-11T13:21:00Z"/>
          <w:rFonts w:eastAsia="Times New Roman"/>
          <w:sz w:val="24"/>
          <w:szCs w:val="24"/>
        </w:rPr>
      </w:pPr>
      <w:ins w:id="105" w:author="Shaik" w:date="2023-08-11T13:21:00Z">
        <w:r>
          <w:rPr>
            <w:rFonts w:eastAsia="Times New Roman"/>
            <w:sz w:val="24"/>
            <w:szCs w:val="24"/>
          </w:rPr>
          <w:t>How many students are registered for each course? Display the course description and the number of students registered in each course.</w:t>
        </w:r>
      </w:ins>
    </w:p>
    <w:p w14:paraId="3C0A1823" w14:textId="77777777" w:rsidR="00E014E8" w:rsidRDefault="00E014E8" w:rsidP="00E014E8">
      <w:pPr>
        <w:tabs>
          <w:tab w:val="left" w:pos="800"/>
        </w:tabs>
        <w:spacing w:line="235" w:lineRule="auto"/>
        <w:ind w:right="1260"/>
        <w:rPr>
          <w:ins w:id="106" w:author="Shaik" w:date="2023-08-11T13:21:00Z"/>
          <w:rFonts w:eastAsia="Times New Roman"/>
          <w:sz w:val="24"/>
          <w:szCs w:val="24"/>
        </w:rPr>
      </w:pPr>
    </w:p>
    <w:p w14:paraId="6A4CC311" w14:textId="60D9DE8C" w:rsidR="00E014E8" w:rsidRDefault="00E014E8" w:rsidP="00E014E8">
      <w:pPr>
        <w:tabs>
          <w:tab w:val="left" w:pos="800"/>
        </w:tabs>
        <w:spacing w:line="235" w:lineRule="auto"/>
        <w:ind w:right="1260"/>
        <w:rPr>
          <w:ins w:id="107" w:author="Shaik" w:date="2023-08-11T13:21:00Z"/>
          <w:rFonts w:eastAsia="Times New Roman"/>
          <w:sz w:val="24"/>
          <w:szCs w:val="24"/>
        </w:rPr>
      </w:pPr>
      <w:ins w:id="108" w:author="Shaik" w:date="2023-08-11T13:21:00Z">
        <w:r>
          <w:rPr>
            <w:noProof/>
          </w:rPr>
          <w:drawing>
            <wp:inline distT="0" distB="0" distL="0" distR="0" wp14:anchorId="3A62B7C1" wp14:editId="313BDEAA">
              <wp:extent cx="4400550" cy="1143000"/>
              <wp:effectExtent l="0" t="0" r="0" b="0"/>
              <wp:docPr id="7152209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550" cy="1143000"/>
                      </a:xfrm>
                      <a:prstGeom prst="rect">
                        <a:avLst/>
                      </a:prstGeom>
                      <a:noFill/>
                      <a:ln>
                        <a:noFill/>
                      </a:ln>
                    </pic:spPr>
                  </pic:pic>
                </a:graphicData>
              </a:graphic>
            </wp:inline>
          </w:drawing>
        </w:r>
      </w:ins>
    </w:p>
    <w:p w14:paraId="1DE4408A" w14:textId="77777777" w:rsidR="00E014E8" w:rsidRDefault="00E014E8" w:rsidP="00E014E8">
      <w:pPr>
        <w:tabs>
          <w:tab w:val="left" w:pos="800"/>
        </w:tabs>
        <w:spacing w:line="235" w:lineRule="auto"/>
        <w:ind w:right="1260"/>
        <w:rPr>
          <w:ins w:id="109" w:author="Shaik" w:date="2023-08-11T13:21:00Z"/>
          <w:rFonts w:eastAsia="Times New Roman"/>
          <w:sz w:val="24"/>
          <w:szCs w:val="24"/>
        </w:rPr>
      </w:pPr>
    </w:p>
    <w:p w14:paraId="588CAE0C" w14:textId="77777777" w:rsidR="00E014E8" w:rsidRDefault="00E014E8" w:rsidP="00E014E8">
      <w:pPr>
        <w:tabs>
          <w:tab w:val="left" w:pos="800"/>
        </w:tabs>
        <w:spacing w:line="232" w:lineRule="auto"/>
        <w:rPr>
          <w:ins w:id="110" w:author="Shaik" w:date="2023-08-11T13:21:00Z"/>
          <w:rFonts w:eastAsia="Times New Roman"/>
          <w:sz w:val="24"/>
          <w:szCs w:val="24"/>
        </w:rPr>
      </w:pPr>
      <w:ins w:id="111" w:author="Shaik" w:date="2023-08-11T13:21:00Z">
        <w:r>
          <w:rPr>
            <w:rFonts w:eastAsia="Times New Roman"/>
            <w:sz w:val="24"/>
            <w:szCs w:val="24"/>
          </w:rPr>
          <w:t>2.How many courses did each student register for? Use Assessment table.</w:t>
        </w:r>
      </w:ins>
    </w:p>
    <w:p w14:paraId="27FDD9E1" w14:textId="6C41A06E" w:rsidR="00E014E8" w:rsidRDefault="00E014E8" w:rsidP="00E014E8">
      <w:pPr>
        <w:tabs>
          <w:tab w:val="left" w:pos="800"/>
        </w:tabs>
        <w:spacing w:line="232" w:lineRule="auto"/>
        <w:rPr>
          <w:ins w:id="112" w:author="Shaik" w:date="2023-08-11T13:21:00Z"/>
          <w:rFonts w:eastAsia="Times New Roman"/>
          <w:sz w:val="24"/>
          <w:szCs w:val="24"/>
        </w:rPr>
      </w:pPr>
      <w:ins w:id="113" w:author="Shaik" w:date="2023-08-11T13:21:00Z">
        <w:r>
          <w:rPr>
            <w:noProof/>
          </w:rPr>
          <w:drawing>
            <wp:inline distT="0" distB="0" distL="0" distR="0" wp14:anchorId="78302E38" wp14:editId="1A73EC6C">
              <wp:extent cx="2520950" cy="1187450"/>
              <wp:effectExtent l="0" t="0" r="0" b="0"/>
              <wp:docPr id="11255332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0" cy="1187450"/>
                      </a:xfrm>
                      <a:prstGeom prst="rect">
                        <a:avLst/>
                      </a:prstGeom>
                      <a:noFill/>
                      <a:ln>
                        <a:noFill/>
                      </a:ln>
                    </pic:spPr>
                  </pic:pic>
                </a:graphicData>
              </a:graphic>
            </wp:inline>
          </w:drawing>
        </w:r>
      </w:ins>
    </w:p>
    <w:p w14:paraId="509C4635" w14:textId="77777777" w:rsidR="00E014E8" w:rsidRDefault="00E014E8" w:rsidP="00E014E8">
      <w:pPr>
        <w:rPr>
          <w:ins w:id="114" w:author="Shaik" w:date="2023-08-11T13:21:00Z"/>
          <w:sz w:val="24"/>
          <w:szCs w:val="24"/>
        </w:rPr>
      </w:pPr>
      <w:ins w:id="115" w:author="Shaik" w:date="2023-08-11T13:21:00Z">
        <w:r>
          <w:rPr>
            <w:rFonts w:eastAsia="Times New Roman"/>
            <w:b/>
            <w:bCs/>
            <w:sz w:val="24"/>
            <w:szCs w:val="24"/>
          </w:rPr>
          <w:t>ORDER BY</w:t>
        </w:r>
      </w:ins>
    </w:p>
    <w:p w14:paraId="163E454F" w14:textId="77777777" w:rsidR="00E014E8" w:rsidRDefault="00E014E8" w:rsidP="00E014E8">
      <w:pPr>
        <w:spacing w:line="289" w:lineRule="exact"/>
        <w:rPr>
          <w:ins w:id="116" w:author="Shaik" w:date="2023-08-11T13:21:00Z"/>
        </w:rPr>
      </w:pPr>
    </w:p>
    <w:p w14:paraId="6DF5AA4F" w14:textId="77777777" w:rsidR="00E014E8" w:rsidRDefault="00E014E8" w:rsidP="00E014E8">
      <w:pPr>
        <w:numPr>
          <w:ilvl w:val="0"/>
          <w:numId w:val="6"/>
        </w:numPr>
        <w:tabs>
          <w:tab w:val="left" w:pos="800"/>
        </w:tabs>
        <w:spacing w:line="228" w:lineRule="auto"/>
        <w:ind w:right="1000"/>
        <w:rPr>
          <w:ins w:id="117" w:author="Shaik" w:date="2023-08-11T13:21:00Z"/>
          <w:rFonts w:eastAsia="Times New Roman"/>
          <w:sz w:val="24"/>
          <w:szCs w:val="24"/>
        </w:rPr>
      </w:pPr>
      <w:ins w:id="118" w:author="Shaik" w:date="2023-08-11T13:21:00Z">
        <w:r>
          <w:rPr>
            <w:rFonts w:eastAsia="Times New Roman"/>
            <w:sz w:val="24"/>
            <w:szCs w:val="24"/>
          </w:rPr>
          <w:t xml:space="preserve">Retrieve Name, Gender, </w:t>
        </w:r>
        <w:proofErr w:type="spellStart"/>
        <w:r>
          <w:rPr>
            <w:rFonts w:eastAsia="Times New Roman"/>
            <w:sz w:val="24"/>
            <w:szCs w:val="24"/>
          </w:rPr>
          <w:t>MobileNo</w:t>
        </w:r>
        <w:proofErr w:type="spellEnd"/>
        <w:r>
          <w:rPr>
            <w:rFonts w:eastAsia="Times New Roman"/>
            <w:sz w:val="24"/>
            <w:szCs w:val="24"/>
          </w:rPr>
          <w:t xml:space="preserve"> of all the students in ascending order of </w:t>
        </w:r>
        <w:proofErr w:type="spellStart"/>
        <w:r>
          <w:rPr>
            <w:rFonts w:eastAsia="Times New Roman"/>
            <w:sz w:val="24"/>
            <w:szCs w:val="24"/>
          </w:rPr>
          <w:t>RegNo</w:t>
        </w:r>
        <w:proofErr w:type="spellEnd"/>
      </w:ins>
    </w:p>
    <w:p w14:paraId="049384E6" w14:textId="77777777" w:rsidR="00E014E8" w:rsidRDefault="00E014E8" w:rsidP="00E014E8">
      <w:pPr>
        <w:tabs>
          <w:tab w:val="left" w:pos="800"/>
        </w:tabs>
        <w:spacing w:line="228" w:lineRule="auto"/>
        <w:ind w:right="1000"/>
        <w:rPr>
          <w:ins w:id="119" w:author="Shaik" w:date="2023-08-11T13:21:00Z"/>
          <w:rFonts w:eastAsia="Times New Roman"/>
          <w:sz w:val="24"/>
          <w:szCs w:val="24"/>
        </w:rPr>
      </w:pPr>
    </w:p>
    <w:p w14:paraId="2A5E2A1F" w14:textId="77777777" w:rsidR="00E014E8" w:rsidRDefault="00E014E8" w:rsidP="00E014E8">
      <w:pPr>
        <w:tabs>
          <w:tab w:val="left" w:pos="800"/>
        </w:tabs>
        <w:spacing w:line="228" w:lineRule="auto"/>
        <w:ind w:right="1000"/>
        <w:rPr>
          <w:ins w:id="120" w:author="Shaik" w:date="2023-08-11T13:21:00Z"/>
          <w:rFonts w:eastAsia="Times New Roman"/>
          <w:sz w:val="24"/>
          <w:szCs w:val="24"/>
        </w:rPr>
      </w:pPr>
    </w:p>
    <w:p w14:paraId="7982B46F" w14:textId="77777777" w:rsidR="00E014E8" w:rsidRDefault="00E014E8" w:rsidP="00E014E8">
      <w:pPr>
        <w:tabs>
          <w:tab w:val="left" w:pos="800"/>
        </w:tabs>
        <w:spacing w:line="228" w:lineRule="auto"/>
        <w:ind w:right="1000"/>
        <w:rPr>
          <w:ins w:id="121" w:author="Shaik" w:date="2023-08-11T13:21:00Z"/>
          <w:rFonts w:eastAsia="Times New Roman"/>
          <w:sz w:val="24"/>
          <w:szCs w:val="24"/>
        </w:rPr>
      </w:pPr>
    </w:p>
    <w:p w14:paraId="265109FA" w14:textId="1C97A052" w:rsidR="00E014E8" w:rsidRDefault="00E014E8" w:rsidP="00E014E8">
      <w:pPr>
        <w:tabs>
          <w:tab w:val="left" w:pos="800"/>
        </w:tabs>
        <w:spacing w:line="228" w:lineRule="auto"/>
        <w:ind w:right="1000"/>
        <w:rPr>
          <w:ins w:id="122" w:author="Shaik" w:date="2023-08-11T13:21:00Z"/>
          <w:rFonts w:eastAsia="Times New Roman"/>
          <w:sz w:val="24"/>
          <w:szCs w:val="24"/>
        </w:rPr>
      </w:pPr>
      <w:ins w:id="123" w:author="Shaik" w:date="2023-08-11T13:21:00Z">
        <w:r>
          <w:rPr>
            <w:noProof/>
          </w:rPr>
          <w:drawing>
            <wp:inline distT="0" distB="0" distL="0" distR="0" wp14:anchorId="6B6A02A4" wp14:editId="59D00689">
              <wp:extent cx="4292600" cy="1949450"/>
              <wp:effectExtent l="0" t="0" r="0" b="0"/>
              <wp:docPr id="11510861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2600" cy="1949450"/>
                      </a:xfrm>
                      <a:prstGeom prst="rect">
                        <a:avLst/>
                      </a:prstGeom>
                      <a:noFill/>
                      <a:ln>
                        <a:noFill/>
                      </a:ln>
                    </pic:spPr>
                  </pic:pic>
                </a:graphicData>
              </a:graphic>
            </wp:inline>
          </w:drawing>
        </w:r>
      </w:ins>
    </w:p>
    <w:p w14:paraId="0DF874D8" w14:textId="77777777" w:rsidR="00E014E8" w:rsidRDefault="00E014E8" w:rsidP="00E014E8">
      <w:pPr>
        <w:tabs>
          <w:tab w:val="left" w:pos="800"/>
        </w:tabs>
        <w:spacing w:line="228" w:lineRule="auto"/>
        <w:ind w:right="1000"/>
        <w:rPr>
          <w:ins w:id="124" w:author="Shaik" w:date="2023-08-11T13:21:00Z"/>
          <w:rFonts w:eastAsia="Times New Roman"/>
          <w:sz w:val="24"/>
          <w:szCs w:val="24"/>
        </w:rPr>
      </w:pPr>
    </w:p>
    <w:p w14:paraId="0FA73EB7" w14:textId="77777777" w:rsidR="00E014E8" w:rsidRDefault="00E014E8" w:rsidP="00E014E8">
      <w:pPr>
        <w:tabs>
          <w:tab w:val="left" w:pos="800"/>
        </w:tabs>
        <w:rPr>
          <w:ins w:id="125" w:author="Shaik" w:date="2023-08-11T13:21:00Z"/>
          <w:rFonts w:eastAsia="Times New Roman"/>
          <w:sz w:val="24"/>
          <w:szCs w:val="24"/>
        </w:rPr>
      </w:pPr>
      <w:ins w:id="126" w:author="Shaik" w:date="2023-08-11T13:21:00Z">
        <w:r>
          <w:rPr>
            <w:rFonts w:eastAsia="Times New Roman"/>
            <w:sz w:val="24"/>
            <w:szCs w:val="24"/>
          </w:rPr>
          <w:t>2.List the faculty members in the order of older faculty first.</w:t>
        </w:r>
      </w:ins>
    </w:p>
    <w:p w14:paraId="1E1DA775" w14:textId="77777777" w:rsidR="00E014E8" w:rsidRDefault="00E014E8" w:rsidP="00E014E8">
      <w:pPr>
        <w:tabs>
          <w:tab w:val="left" w:pos="800"/>
        </w:tabs>
        <w:rPr>
          <w:ins w:id="127" w:author="Shaik" w:date="2023-08-11T13:21:00Z"/>
          <w:rFonts w:eastAsia="Times New Roman"/>
          <w:sz w:val="28"/>
          <w:szCs w:val="28"/>
        </w:rPr>
      </w:pPr>
    </w:p>
    <w:p w14:paraId="72ADF716" w14:textId="6CFF99B9" w:rsidR="00E014E8" w:rsidRDefault="00E014E8" w:rsidP="00E014E8">
      <w:pPr>
        <w:spacing w:after="160" w:line="256" w:lineRule="auto"/>
        <w:rPr>
          <w:ins w:id="128" w:author="Shaik" w:date="2023-08-11T13:21:00Z"/>
          <w:sz w:val="22"/>
          <w:szCs w:val="22"/>
        </w:rPr>
      </w:pPr>
      <w:ins w:id="129" w:author="Shaik" w:date="2023-08-11T13:21:00Z">
        <w:r>
          <w:rPr>
            <w:noProof/>
          </w:rPr>
          <w:drawing>
            <wp:inline distT="0" distB="0" distL="0" distR="0" wp14:anchorId="5CF447C9" wp14:editId="0B378BEC">
              <wp:extent cx="4438650" cy="1454150"/>
              <wp:effectExtent l="0" t="0" r="0" b="0"/>
              <wp:docPr id="19877562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1878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8650" cy="1454150"/>
                      </a:xfrm>
                      <a:prstGeom prst="rect">
                        <a:avLst/>
                      </a:prstGeom>
                      <a:noFill/>
                      <a:ln>
                        <a:noFill/>
                      </a:ln>
                    </pic:spPr>
                  </pic:pic>
                </a:graphicData>
              </a:graphic>
            </wp:inline>
          </w:drawing>
        </w:r>
      </w:ins>
    </w:p>
    <w:p w14:paraId="16ED010E" w14:textId="77777777" w:rsidR="00E014E8" w:rsidRDefault="00E014E8" w:rsidP="00E014E8">
      <w:pPr>
        <w:spacing w:after="160" w:line="256" w:lineRule="auto"/>
        <w:rPr>
          <w:ins w:id="130" w:author="Shaik" w:date="2023-08-11T13:21:00Z"/>
        </w:rPr>
      </w:pPr>
    </w:p>
    <w:p w14:paraId="1D4E2585" w14:textId="77777777" w:rsidR="00E014E8" w:rsidRDefault="00E014E8" w:rsidP="00E014E8">
      <w:pPr>
        <w:rPr>
          <w:ins w:id="131" w:author="Shaik" w:date="2023-08-11T13:21:00Z"/>
          <w:sz w:val="28"/>
          <w:szCs w:val="28"/>
        </w:rPr>
      </w:pPr>
      <w:ins w:id="132" w:author="Shaik" w:date="2023-08-11T13:21:00Z">
        <w:r>
          <w:rPr>
            <w:rFonts w:eastAsia="Times New Roman"/>
            <w:b/>
            <w:bCs/>
            <w:sz w:val="28"/>
            <w:szCs w:val="28"/>
          </w:rPr>
          <w:t>RESULT</w:t>
        </w:r>
        <w:r>
          <w:rPr>
            <w:rFonts w:eastAsia="Times New Roman"/>
            <w:sz w:val="28"/>
            <w:szCs w:val="28"/>
          </w:rPr>
          <w:t>:</w:t>
        </w:r>
      </w:ins>
    </w:p>
    <w:p w14:paraId="5A0211F7" w14:textId="77777777" w:rsidR="00E014E8" w:rsidRDefault="00E014E8" w:rsidP="00E014E8">
      <w:pPr>
        <w:spacing w:line="304" w:lineRule="exact"/>
        <w:rPr>
          <w:ins w:id="133" w:author="Shaik" w:date="2023-08-11T13:21:00Z"/>
        </w:rPr>
      </w:pPr>
    </w:p>
    <w:p w14:paraId="1C7828D8" w14:textId="77777777" w:rsidR="00E014E8" w:rsidRDefault="00E014E8" w:rsidP="00E014E8">
      <w:pPr>
        <w:spacing w:line="228" w:lineRule="auto"/>
        <w:ind w:right="1080"/>
        <w:rPr>
          <w:ins w:id="134" w:author="Shaik" w:date="2023-08-11T13:21:00Z"/>
          <w:sz w:val="24"/>
          <w:szCs w:val="24"/>
        </w:rPr>
      </w:pPr>
      <w:ins w:id="135" w:author="Shaik" w:date="2023-08-11T13:21:00Z">
        <w:r>
          <w:rPr>
            <w:rFonts w:eastAsia="Times New Roman"/>
            <w:sz w:val="24"/>
            <w:szCs w:val="24"/>
          </w:rPr>
          <w:t>The records from the tables are displayed using SELECT commands with GROUP BY, HAVING and ORDER BY.</w:t>
        </w:r>
      </w:ins>
    </w:p>
    <w:p w14:paraId="48C3A077" w14:textId="013E216E" w:rsidR="00E014E8" w:rsidRDefault="00E014E8" w:rsidP="00E014E8">
      <w:pPr>
        <w:spacing w:line="20" w:lineRule="exact"/>
        <w:rPr>
          <w:ins w:id="136" w:author="Shaik" w:date="2023-08-11T13:21:00Z"/>
          <w:sz w:val="24"/>
          <w:szCs w:val="24"/>
        </w:rPr>
      </w:pPr>
      <w:ins w:id="137" w:author="Shaik" w:date="2023-08-11T13:21:00Z">
        <w:r>
          <w:rPr>
            <w:noProof/>
            <w:sz w:val="22"/>
            <w:szCs w:val="22"/>
          </w:rPr>
          <mc:AlternateContent>
            <mc:Choice Requires="wps">
              <w:drawing>
                <wp:anchor distT="4294967295" distB="4294967295" distL="114300" distR="114300" simplePos="0" relativeHeight="251673600" behindDoc="1" locked="0" layoutInCell="0" allowOverlap="1" wp14:anchorId="2850AF52" wp14:editId="6485EF67">
                  <wp:simplePos x="0" y="0"/>
                  <wp:positionH relativeFrom="column">
                    <wp:posOffset>-200025</wp:posOffset>
                  </wp:positionH>
                  <wp:positionV relativeFrom="paragraph">
                    <wp:posOffset>3823335</wp:posOffset>
                  </wp:positionV>
                  <wp:extent cx="6158230" cy="0"/>
                  <wp:effectExtent l="0" t="0" r="0" b="0"/>
                  <wp:wrapNone/>
                  <wp:docPr id="24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8230" cy="0"/>
                          </a:xfrm>
                          <a:prstGeom prst="line">
                            <a:avLst/>
                          </a:prstGeom>
                          <a:solidFill>
                            <a:srgbClr val="FFFFFF"/>
                          </a:solidFill>
                          <a:ln w="6349">
                            <a:solidFill>
                              <a:srgbClr val="D9D9D9"/>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785C4B" id="Straight Connector 31"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75pt,301.05pt" to="469.15pt,3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" o:allowincell="f" filled="t" strokecolor="#d9d9d9" strokeweight=".17636mm">
                  <v:stroke joinstyle="miter"/>
                  <o:lock v:ext="edit" shapetype="f"/>
                </v:line>
              </w:pict>
            </mc:Fallback>
          </mc:AlternateContent>
        </w:r>
      </w:ins>
    </w:p>
    <w:p w14:paraId="13EFBF56" w14:textId="77777777" w:rsidR="00E014E8" w:rsidRDefault="00E014E8" w:rsidP="00E014E8">
      <w:pPr>
        <w:spacing w:line="200" w:lineRule="exact"/>
        <w:rPr>
          <w:ins w:id="138" w:author="Shaik" w:date="2023-08-11T13:21:00Z"/>
          <w:sz w:val="24"/>
          <w:szCs w:val="24"/>
        </w:rPr>
      </w:pPr>
    </w:p>
    <w:p w14:paraId="5BAAAEC4" w14:textId="77777777" w:rsidR="004548D0" w:rsidRDefault="00E014E8" w:rsidP="004548D0">
      <w:pPr>
        <w:spacing w:line="299" w:lineRule="exact"/>
        <w:rPr>
          <w:ins w:id="139" w:author="Shaik" w:date="2023-08-11T13:23:00Z"/>
          <w:b/>
          <w:bCs/>
          <w:sz w:val="32"/>
          <w:szCs w:val="32"/>
          <w:lang w:eastAsia="en-US"/>
        </w:rPr>
      </w:pPr>
      <w:ins w:id="140" w:author="Shaik" w:date="2023-08-11T13:22:00Z">
        <w:r>
          <w:t xml:space="preserve">     </w:t>
        </w:r>
      </w:ins>
      <w:ins w:id="141" w:author="Shaik" w:date="2023-08-11T13:21:00Z">
        <w:r>
          <w:br w:type="page"/>
        </w:r>
      </w:ins>
      <w:ins w:id="142" w:author="Shaik" w:date="2023-08-11T13:23:00Z">
        <w:r w:rsidR="004548D0">
          <w:rPr>
            <w:b/>
            <w:bCs/>
            <w:sz w:val="32"/>
            <w:szCs w:val="32"/>
          </w:rPr>
          <w:lastRenderedPageBreak/>
          <w:t>Ex. No.: 8</w:t>
        </w:r>
      </w:ins>
    </w:p>
    <w:p w14:paraId="3DFF7975" w14:textId="77777777" w:rsidR="004548D0" w:rsidRDefault="004548D0" w:rsidP="004548D0">
      <w:pPr>
        <w:spacing w:line="299" w:lineRule="exact"/>
        <w:rPr>
          <w:ins w:id="143" w:author="Shaik" w:date="2023-08-11T13:23:00Z"/>
          <w:b/>
          <w:bCs/>
          <w:sz w:val="32"/>
          <w:szCs w:val="32"/>
        </w:rPr>
      </w:pPr>
      <w:ins w:id="144" w:author="Shaik" w:date="2023-08-11T13:23:00Z">
        <w:r>
          <w:rPr>
            <w:b/>
            <w:bCs/>
            <w:sz w:val="32"/>
            <w:szCs w:val="32"/>
          </w:rPr>
          <w:t xml:space="preserve">  </w:t>
        </w:r>
      </w:ins>
    </w:p>
    <w:p w14:paraId="0CE358B2" w14:textId="77777777" w:rsidR="004548D0" w:rsidRDefault="004548D0" w:rsidP="004548D0">
      <w:pPr>
        <w:spacing w:line="299" w:lineRule="exact"/>
        <w:jc w:val="center"/>
        <w:rPr>
          <w:ins w:id="145" w:author="Shaik" w:date="2023-08-11T13:23:00Z"/>
          <w:b/>
          <w:bCs/>
          <w:sz w:val="32"/>
          <w:szCs w:val="32"/>
        </w:rPr>
      </w:pPr>
      <w:ins w:id="146" w:author="Shaik" w:date="2023-08-11T13:23:00Z">
        <w:r>
          <w:rPr>
            <w:b/>
            <w:bCs/>
            <w:sz w:val="32"/>
            <w:szCs w:val="32"/>
          </w:rPr>
          <w:t xml:space="preserve">QUERY WITH SUBQUERY &amp; CORRELATED QUERY </w:t>
        </w:r>
      </w:ins>
    </w:p>
    <w:p w14:paraId="6F6B8AFF" w14:textId="57F97DFC" w:rsidR="004548D0" w:rsidRDefault="004548D0" w:rsidP="004548D0">
      <w:pPr>
        <w:spacing w:line="299" w:lineRule="exact"/>
        <w:ind w:firstLine="720"/>
        <w:rPr>
          <w:ins w:id="147" w:author="Shaik" w:date="2023-08-11T13:23:00Z"/>
        </w:rPr>
      </w:pPr>
      <w:ins w:id="148" w:author="Shaik" w:date="2023-08-11T13:23:00Z">
        <w:r>
          <w:t>.</w:t>
        </w:r>
      </w:ins>
    </w:p>
    <w:p w14:paraId="0BC053F9" w14:textId="77777777" w:rsidR="004548D0" w:rsidRDefault="004548D0" w:rsidP="004548D0">
      <w:pPr>
        <w:spacing w:line="299" w:lineRule="exact"/>
        <w:rPr>
          <w:ins w:id="149" w:author="Shaik" w:date="2023-08-11T13:23:00Z"/>
          <w:sz w:val="24"/>
          <w:szCs w:val="24"/>
        </w:rPr>
      </w:pPr>
    </w:p>
    <w:p w14:paraId="6C622A55" w14:textId="77777777" w:rsidR="004548D0" w:rsidRDefault="004548D0" w:rsidP="004548D0">
      <w:pPr>
        <w:tabs>
          <w:tab w:val="left" w:pos="780"/>
        </w:tabs>
        <w:rPr>
          <w:ins w:id="150" w:author="Shaik" w:date="2023-08-11T13:23:00Z"/>
          <w:rFonts w:eastAsia="Times New Roman"/>
          <w:sz w:val="24"/>
          <w:szCs w:val="24"/>
        </w:rPr>
      </w:pPr>
      <w:ins w:id="151" w:author="Shaik" w:date="2023-08-11T13:23:00Z">
        <w:r>
          <w:rPr>
            <w:rFonts w:eastAsia="Times New Roman"/>
            <w:sz w:val="24"/>
            <w:szCs w:val="24"/>
          </w:rPr>
          <w:t>1.Which of the student’s score is greater than the average score?</w:t>
        </w:r>
      </w:ins>
    </w:p>
    <w:p w14:paraId="0CFEE589" w14:textId="33AFE4DB" w:rsidR="004548D0" w:rsidRDefault="004548D0" w:rsidP="004548D0">
      <w:pPr>
        <w:tabs>
          <w:tab w:val="left" w:pos="780"/>
        </w:tabs>
        <w:rPr>
          <w:ins w:id="152" w:author="Shaik" w:date="2023-08-11T13:23:00Z"/>
          <w:rFonts w:eastAsia="Times New Roman"/>
          <w:sz w:val="24"/>
          <w:szCs w:val="24"/>
        </w:rPr>
      </w:pPr>
      <w:ins w:id="153" w:author="Shaik" w:date="2023-08-11T13:23:00Z">
        <w:r>
          <w:rPr>
            <w:rFonts w:eastAsia="Times New Roman"/>
            <w:noProof/>
            <w:sz w:val="24"/>
            <w:szCs w:val="24"/>
          </w:rPr>
          <w:drawing>
            <wp:inline distT="0" distB="0" distL="0" distR="0" wp14:anchorId="33C4DDA2" wp14:editId="6123C0FF">
              <wp:extent cx="5274310" cy="1285240"/>
              <wp:effectExtent l="0" t="0" r="2540" b="0"/>
              <wp:docPr id="17803156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ins>
    </w:p>
    <w:p w14:paraId="29B8668D" w14:textId="77777777" w:rsidR="004548D0" w:rsidRDefault="004548D0" w:rsidP="004548D0">
      <w:pPr>
        <w:spacing w:line="1" w:lineRule="exact"/>
        <w:rPr>
          <w:ins w:id="154" w:author="Shaik" w:date="2023-08-11T13:23:00Z"/>
          <w:rFonts w:eastAsia="Times New Roman"/>
          <w:sz w:val="24"/>
          <w:szCs w:val="24"/>
        </w:rPr>
      </w:pPr>
    </w:p>
    <w:p w14:paraId="22430864" w14:textId="77777777" w:rsidR="004548D0" w:rsidRDefault="004548D0" w:rsidP="004548D0">
      <w:pPr>
        <w:tabs>
          <w:tab w:val="left" w:pos="780"/>
        </w:tabs>
        <w:rPr>
          <w:ins w:id="155" w:author="Shaik" w:date="2023-08-11T13:23:00Z"/>
          <w:rFonts w:eastAsia="Times New Roman"/>
          <w:sz w:val="24"/>
          <w:szCs w:val="24"/>
        </w:rPr>
      </w:pPr>
      <w:ins w:id="156" w:author="Shaik" w:date="2023-08-11T13:23:00Z">
        <w:r>
          <w:rPr>
            <w:rFonts w:eastAsia="Times New Roman"/>
            <w:sz w:val="24"/>
            <w:szCs w:val="24"/>
          </w:rPr>
          <w:t>2.Which of the students’ have written more than one assessment test?</w:t>
        </w:r>
      </w:ins>
    </w:p>
    <w:p w14:paraId="00A59DA7" w14:textId="0081FFAF" w:rsidR="004548D0" w:rsidRDefault="004548D0" w:rsidP="004548D0">
      <w:pPr>
        <w:tabs>
          <w:tab w:val="left" w:pos="780"/>
        </w:tabs>
        <w:rPr>
          <w:ins w:id="157" w:author="Shaik" w:date="2023-08-11T13:23:00Z"/>
          <w:rFonts w:eastAsia="Times New Roman"/>
          <w:sz w:val="24"/>
          <w:szCs w:val="24"/>
        </w:rPr>
      </w:pPr>
      <w:ins w:id="158" w:author="Shaik" w:date="2023-08-11T13:23:00Z">
        <w:r>
          <w:rPr>
            <w:rFonts w:eastAsia="Times New Roman"/>
            <w:noProof/>
            <w:sz w:val="24"/>
            <w:szCs w:val="24"/>
          </w:rPr>
          <w:drawing>
            <wp:inline distT="0" distB="0" distL="0" distR="0" wp14:anchorId="227761D3" wp14:editId="4C980EF1">
              <wp:extent cx="5274310" cy="2209800"/>
              <wp:effectExtent l="0" t="0" r="2540" b="0"/>
              <wp:docPr id="1762593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209800"/>
                      </a:xfrm>
                      <a:prstGeom prst="rect">
                        <a:avLst/>
                      </a:prstGeom>
                      <a:noFill/>
                      <a:ln>
                        <a:noFill/>
                      </a:ln>
                    </pic:spPr>
                  </pic:pic>
                </a:graphicData>
              </a:graphic>
            </wp:inline>
          </w:drawing>
        </w:r>
      </w:ins>
    </w:p>
    <w:p w14:paraId="6C9DC16B" w14:textId="77777777" w:rsidR="004548D0" w:rsidRDefault="004548D0" w:rsidP="004548D0">
      <w:pPr>
        <w:tabs>
          <w:tab w:val="left" w:pos="780"/>
        </w:tabs>
        <w:spacing w:line="235" w:lineRule="auto"/>
        <w:rPr>
          <w:ins w:id="159" w:author="Shaik" w:date="2023-08-11T13:23:00Z"/>
          <w:rFonts w:eastAsia="Times New Roman"/>
          <w:sz w:val="24"/>
          <w:szCs w:val="24"/>
        </w:rPr>
      </w:pPr>
      <w:ins w:id="160" w:author="Shaik" w:date="2023-08-11T13:23:00Z">
        <w:r>
          <w:rPr>
            <w:rFonts w:eastAsia="Times New Roman"/>
            <w:sz w:val="24"/>
            <w:szCs w:val="24"/>
          </w:rPr>
          <w:t>3.Which faculty has joined recently and when?</w:t>
        </w:r>
      </w:ins>
    </w:p>
    <w:p w14:paraId="7B121716" w14:textId="0335A783" w:rsidR="004548D0" w:rsidRDefault="004548D0" w:rsidP="004548D0">
      <w:pPr>
        <w:tabs>
          <w:tab w:val="left" w:pos="780"/>
        </w:tabs>
        <w:spacing w:line="235" w:lineRule="auto"/>
        <w:rPr>
          <w:ins w:id="161" w:author="Shaik" w:date="2023-08-11T13:23:00Z"/>
          <w:rFonts w:eastAsia="Times New Roman"/>
          <w:sz w:val="24"/>
          <w:szCs w:val="24"/>
        </w:rPr>
      </w:pPr>
      <w:ins w:id="162" w:author="Shaik" w:date="2023-08-11T13:23:00Z">
        <w:r>
          <w:rPr>
            <w:rFonts w:eastAsia="Times New Roman"/>
            <w:noProof/>
            <w:sz w:val="24"/>
            <w:szCs w:val="24"/>
          </w:rPr>
          <w:drawing>
            <wp:inline distT="0" distB="0" distL="0" distR="0" wp14:anchorId="58F0AA8D" wp14:editId="5EE1458A">
              <wp:extent cx="5274310" cy="976630"/>
              <wp:effectExtent l="0" t="0" r="2540" b="0"/>
              <wp:docPr id="962565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976630"/>
                      </a:xfrm>
                      <a:prstGeom prst="rect">
                        <a:avLst/>
                      </a:prstGeom>
                      <a:noFill/>
                      <a:ln>
                        <a:noFill/>
                      </a:ln>
                    </pic:spPr>
                  </pic:pic>
                </a:graphicData>
              </a:graphic>
            </wp:inline>
          </w:drawing>
        </w:r>
      </w:ins>
    </w:p>
    <w:p w14:paraId="000C9E0F" w14:textId="77777777" w:rsidR="004548D0" w:rsidRDefault="004548D0" w:rsidP="004548D0">
      <w:pPr>
        <w:spacing w:line="24" w:lineRule="exact"/>
        <w:rPr>
          <w:ins w:id="163" w:author="Shaik" w:date="2023-08-11T13:23:00Z"/>
          <w:rFonts w:eastAsia="Times New Roman"/>
          <w:sz w:val="24"/>
          <w:szCs w:val="24"/>
        </w:rPr>
      </w:pPr>
    </w:p>
    <w:p w14:paraId="7F184AAF" w14:textId="77777777" w:rsidR="004548D0" w:rsidRDefault="004548D0" w:rsidP="004548D0">
      <w:pPr>
        <w:tabs>
          <w:tab w:val="left" w:pos="780"/>
        </w:tabs>
        <w:spacing w:line="228" w:lineRule="auto"/>
        <w:ind w:right="1260"/>
        <w:rPr>
          <w:ins w:id="164" w:author="Shaik" w:date="2023-08-11T13:23:00Z"/>
          <w:rFonts w:eastAsia="Times New Roman"/>
          <w:sz w:val="24"/>
          <w:szCs w:val="24"/>
        </w:rPr>
      </w:pPr>
      <w:ins w:id="165" w:author="Shaik" w:date="2023-08-11T13:23:00Z">
        <w:r>
          <w:rPr>
            <w:rFonts w:eastAsia="Times New Roman"/>
            <w:sz w:val="24"/>
            <w:szCs w:val="24"/>
          </w:rPr>
          <w:t>4.List the course and score of assessments that have the value more than the average score each Course</w:t>
        </w:r>
      </w:ins>
    </w:p>
    <w:p w14:paraId="61F62657" w14:textId="066B9837" w:rsidR="004548D0" w:rsidRDefault="004548D0" w:rsidP="004548D0">
      <w:pPr>
        <w:rPr>
          <w:ins w:id="166" w:author="Shaik" w:date="2023-08-11T13:23:00Z"/>
          <w:sz w:val="22"/>
          <w:szCs w:val="22"/>
        </w:rPr>
      </w:pPr>
      <w:ins w:id="167" w:author="Shaik" w:date="2023-08-11T13:23:00Z">
        <w:r>
          <w:rPr>
            <w:noProof/>
          </w:rPr>
          <w:drawing>
            <wp:inline distT="0" distB="0" distL="0" distR="0" wp14:anchorId="23CBC754" wp14:editId="5EABF890">
              <wp:extent cx="5274310" cy="1203325"/>
              <wp:effectExtent l="0" t="0" r="2540" b="0"/>
              <wp:docPr id="10130821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203325"/>
                      </a:xfrm>
                      <a:prstGeom prst="rect">
                        <a:avLst/>
                      </a:prstGeom>
                      <a:noFill/>
                      <a:ln>
                        <a:noFill/>
                      </a:ln>
                    </pic:spPr>
                  </pic:pic>
                </a:graphicData>
              </a:graphic>
            </wp:inline>
          </w:drawing>
        </w:r>
      </w:ins>
    </w:p>
    <w:p w14:paraId="3B29CE84" w14:textId="77777777" w:rsidR="004548D0" w:rsidRDefault="004548D0" w:rsidP="004548D0">
      <w:pPr>
        <w:rPr>
          <w:ins w:id="168" w:author="Shaik" w:date="2023-08-11T13:23:00Z"/>
        </w:rPr>
      </w:pPr>
    </w:p>
    <w:p w14:paraId="4DE481E8" w14:textId="77777777" w:rsidR="004548D0" w:rsidRDefault="004548D0" w:rsidP="004548D0">
      <w:pPr>
        <w:rPr>
          <w:ins w:id="169" w:author="Shaik" w:date="2023-08-11T13:23:00Z"/>
        </w:rPr>
      </w:pPr>
      <w:ins w:id="170" w:author="Shaik" w:date="2023-08-11T13:23:00Z">
        <w:r>
          <w:t>RESULT:</w:t>
        </w:r>
        <w:r>
          <w:rPr>
            <w:rFonts w:eastAsia="Times New Roman"/>
            <w:sz w:val="24"/>
            <w:szCs w:val="24"/>
          </w:rPr>
          <w:t xml:space="preserve"> The records from the tables are displayed using Sub-Query and Correlated Sub-Query.</w:t>
        </w:r>
      </w:ins>
    </w:p>
    <w:p w14:paraId="6F8C125E" w14:textId="525886F5" w:rsidR="00E014E8" w:rsidRDefault="00E014E8" w:rsidP="00E014E8">
      <w:pPr>
        <w:spacing w:after="160" w:line="256" w:lineRule="auto"/>
        <w:rPr>
          <w:ins w:id="171" w:author="Shaik" w:date="2023-08-11T13:21:00Z"/>
          <w:sz w:val="22"/>
          <w:szCs w:val="22"/>
        </w:rPr>
      </w:pPr>
    </w:p>
    <w:p w14:paraId="6BA98EF7" w14:textId="77777777" w:rsidR="00E014E8" w:rsidRDefault="00E014E8" w:rsidP="00E014E8">
      <w:pPr>
        <w:spacing w:after="160" w:line="256" w:lineRule="auto"/>
        <w:rPr>
          <w:ins w:id="172" w:author="Shaik" w:date="2023-08-11T13:21:00Z"/>
          <w:noProof/>
        </w:rPr>
      </w:pPr>
      <w:ins w:id="173" w:author="Shaik" w:date="2023-08-11T13:21:00Z">
        <w:r>
          <w:rPr>
            <w:noProof/>
          </w:rPr>
          <w:br w:type="page"/>
        </w:r>
      </w:ins>
    </w:p>
    <w:p w14:paraId="121EB866" w14:textId="77777777" w:rsidR="004548D0" w:rsidRDefault="004548D0" w:rsidP="004548D0">
      <w:pPr>
        <w:rPr>
          <w:ins w:id="174" w:author="Shaik" w:date="2023-08-11T13:23:00Z"/>
          <w:rFonts w:eastAsia="Times New Roman"/>
          <w:sz w:val="24"/>
          <w:szCs w:val="24"/>
          <w:lang w:eastAsia="en-US"/>
        </w:rPr>
      </w:pPr>
      <w:proofErr w:type="gramStart"/>
      <w:ins w:id="175" w:author="Shaik" w:date="2023-08-11T13:23:00Z">
        <w:r>
          <w:rPr>
            <w:rFonts w:eastAsia="Times New Roman"/>
            <w:sz w:val="24"/>
            <w:szCs w:val="24"/>
          </w:rPr>
          <w:lastRenderedPageBreak/>
          <w:t>Ex.No</w:t>
        </w:r>
        <w:proofErr w:type="gramEnd"/>
        <w:r>
          <w:rPr>
            <w:rFonts w:eastAsia="Times New Roman"/>
            <w:sz w:val="24"/>
            <w:szCs w:val="24"/>
          </w:rPr>
          <w:t>:9</w:t>
        </w:r>
      </w:ins>
    </w:p>
    <w:p w14:paraId="3F94DEF2" w14:textId="77777777" w:rsidR="004548D0" w:rsidRDefault="004548D0" w:rsidP="004548D0">
      <w:pPr>
        <w:jc w:val="center"/>
        <w:rPr>
          <w:ins w:id="176" w:author="Shaik" w:date="2023-08-11T13:23:00Z"/>
          <w:b/>
          <w:sz w:val="32"/>
          <w:szCs w:val="32"/>
        </w:rPr>
      </w:pPr>
      <w:ins w:id="177" w:author="Shaik" w:date="2023-08-11T13:23:00Z">
        <w:r>
          <w:rPr>
            <w:rFonts w:eastAsia="Times New Roman"/>
            <w:b/>
            <w:bCs/>
            <w:sz w:val="32"/>
            <w:szCs w:val="32"/>
          </w:rPr>
          <w:t>DATABASE VIEW, INDEX</w:t>
        </w:r>
      </w:ins>
    </w:p>
    <w:p w14:paraId="4D39C51A" w14:textId="77777777" w:rsidR="004548D0" w:rsidRDefault="004548D0" w:rsidP="004548D0">
      <w:pPr>
        <w:tabs>
          <w:tab w:val="left" w:pos="2763"/>
        </w:tabs>
        <w:rPr>
          <w:ins w:id="178" w:author="Shaik" w:date="2023-08-11T13:23:00Z"/>
          <w:b/>
          <w:sz w:val="28"/>
          <w:szCs w:val="28"/>
        </w:rPr>
      </w:pPr>
    </w:p>
    <w:p w14:paraId="18AD7A06" w14:textId="77777777" w:rsidR="004548D0" w:rsidRDefault="004548D0" w:rsidP="004548D0">
      <w:pPr>
        <w:tabs>
          <w:tab w:val="left" w:pos="1350"/>
        </w:tabs>
        <w:rPr>
          <w:ins w:id="179" w:author="Shaik" w:date="2023-08-11T13:23:00Z"/>
          <w:rFonts w:eastAsia="Times New Roman"/>
          <w:sz w:val="26"/>
          <w:szCs w:val="26"/>
        </w:rPr>
      </w:pPr>
    </w:p>
    <w:p w14:paraId="522EEAE8" w14:textId="77777777" w:rsidR="004548D0" w:rsidRDefault="004548D0" w:rsidP="004548D0">
      <w:pPr>
        <w:tabs>
          <w:tab w:val="left" w:pos="1350"/>
        </w:tabs>
        <w:rPr>
          <w:ins w:id="180" w:author="Shaik" w:date="2023-08-11T13:23:00Z"/>
        </w:rPr>
      </w:pPr>
    </w:p>
    <w:p w14:paraId="6CF69EFE" w14:textId="77777777" w:rsidR="004548D0" w:rsidRDefault="004548D0" w:rsidP="004548D0">
      <w:pPr>
        <w:tabs>
          <w:tab w:val="left" w:pos="800"/>
        </w:tabs>
        <w:spacing w:line="228" w:lineRule="auto"/>
        <w:ind w:right="640"/>
        <w:rPr>
          <w:ins w:id="181" w:author="Shaik" w:date="2023-08-11T13:23:00Z"/>
          <w:rFonts w:eastAsia="Times New Roman"/>
          <w:sz w:val="24"/>
          <w:szCs w:val="24"/>
        </w:rPr>
      </w:pPr>
      <w:ins w:id="182" w:author="Shaik" w:date="2023-08-11T13:23:00Z">
        <w:r>
          <w:rPr>
            <w:rFonts w:eastAsia="Times New Roman"/>
            <w:sz w:val="24"/>
            <w:szCs w:val="24"/>
          </w:rPr>
          <w:t>1)Create a view with name ‘</w:t>
        </w:r>
        <w:proofErr w:type="spellStart"/>
        <w:r>
          <w:rPr>
            <w:rFonts w:eastAsia="Times New Roman"/>
            <w:sz w:val="24"/>
            <w:szCs w:val="24"/>
          </w:rPr>
          <w:t>std_view</w:t>
        </w:r>
        <w:proofErr w:type="spellEnd"/>
        <w:r>
          <w:rPr>
            <w:rFonts w:eastAsia="Times New Roman"/>
            <w:sz w:val="24"/>
            <w:szCs w:val="24"/>
          </w:rPr>
          <w:t xml:space="preserve">’ using STUDENT table which holds the value of register number, </w:t>
        </w:r>
        <w:proofErr w:type="gramStart"/>
        <w:r>
          <w:rPr>
            <w:rFonts w:eastAsia="Times New Roman"/>
            <w:sz w:val="24"/>
            <w:szCs w:val="24"/>
          </w:rPr>
          <w:t>name</w:t>
        </w:r>
        <w:proofErr w:type="gramEnd"/>
        <w:r>
          <w:rPr>
            <w:rFonts w:eastAsia="Times New Roman"/>
            <w:sz w:val="24"/>
            <w:szCs w:val="24"/>
          </w:rPr>
          <w:t xml:space="preserve"> and DOB of student.</w:t>
        </w:r>
      </w:ins>
    </w:p>
    <w:p w14:paraId="4C3E78DF" w14:textId="77777777" w:rsidR="004548D0" w:rsidRDefault="004548D0" w:rsidP="004548D0">
      <w:pPr>
        <w:tabs>
          <w:tab w:val="left" w:pos="800"/>
        </w:tabs>
        <w:spacing w:line="228" w:lineRule="auto"/>
        <w:ind w:right="640"/>
        <w:rPr>
          <w:ins w:id="183" w:author="Shaik" w:date="2023-08-11T13:23:00Z"/>
          <w:rFonts w:eastAsia="Times New Roman"/>
          <w:sz w:val="24"/>
          <w:szCs w:val="24"/>
        </w:rPr>
      </w:pPr>
    </w:p>
    <w:p w14:paraId="66867053" w14:textId="77777777" w:rsidR="004548D0" w:rsidRDefault="004548D0" w:rsidP="004548D0">
      <w:pPr>
        <w:rPr>
          <w:ins w:id="184" w:author="Shaik" w:date="2023-08-11T13:23:00Z"/>
          <w:sz w:val="22"/>
          <w:szCs w:val="22"/>
        </w:rPr>
      </w:pPr>
    </w:p>
    <w:p w14:paraId="4E900202" w14:textId="72CD15AE" w:rsidR="004548D0" w:rsidRDefault="004548D0" w:rsidP="004548D0">
      <w:pPr>
        <w:rPr>
          <w:ins w:id="185" w:author="Shaik" w:date="2023-08-11T13:23:00Z"/>
        </w:rPr>
      </w:pPr>
      <w:ins w:id="186" w:author="Shaik" w:date="2023-08-11T13:23:00Z">
        <w:r>
          <w:rPr>
            <w:noProof/>
          </w:rPr>
          <w:drawing>
            <wp:inline distT="0" distB="0" distL="0" distR="0" wp14:anchorId="058EBAA2" wp14:editId="2757EA87">
              <wp:extent cx="3441700" cy="2635250"/>
              <wp:effectExtent l="0" t="0" r="6350" b="0"/>
              <wp:docPr id="3026600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230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1700" cy="2635250"/>
                      </a:xfrm>
                      <a:prstGeom prst="rect">
                        <a:avLst/>
                      </a:prstGeom>
                      <a:noFill/>
                      <a:ln>
                        <a:noFill/>
                      </a:ln>
                    </pic:spPr>
                  </pic:pic>
                </a:graphicData>
              </a:graphic>
            </wp:inline>
          </w:drawing>
        </w:r>
      </w:ins>
    </w:p>
    <w:p w14:paraId="05A9E91C" w14:textId="77777777" w:rsidR="004548D0" w:rsidRDefault="004548D0" w:rsidP="004548D0">
      <w:pPr>
        <w:rPr>
          <w:ins w:id="187" w:author="Shaik" w:date="2023-08-11T13:23:00Z"/>
        </w:rPr>
      </w:pPr>
    </w:p>
    <w:p w14:paraId="62609D9A" w14:textId="77777777" w:rsidR="004548D0" w:rsidRDefault="004548D0" w:rsidP="004548D0">
      <w:pPr>
        <w:tabs>
          <w:tab w:val="left" w:pos="2763"/>
        </w:tabs>
        <w:rPr>
          <w:ins w:id="188" w:author="Shaik" w:date="2023-08-11T13:23:00Z"/>
          <w:sz w:val="28"/>
          <w:szCs w:val="28"/>
        </w:rPr>
      </w:pPr>
      <w:proofErr w:type="spellStart"/>
      <w:ins w:id="189" w:author="Shaik" w:date="2023-08-11T13:23:00Z">
        <w:r>
          <w:rPr>
            <w:sz w:val="28"/>
            <w:szCs w:val="28"/>
          </w:rPr>
          <w:t>mysql</w:t>
        </w:r>
        <w:proofErr w:type="spellEnd"/>
        <w:r>
          <w:rPr>
            <w:sz w:val="28"/>
            <w:szCs w:val="28"/>
          </w:rPr>
          <w:t>&gt; create index regno on student(regno);</w:t>
        </w:r>
      </w:ins>
    </w:p>
    <w:p w14:paraId="2F8B1342" w14:textId="77777777" w:rsidR="004548D0" w:rsidRDefault="004548D0" w:rsidP="004548D0">
      <w:pPr>
        <w:tabs>
          <w:tab w:val="left" w:pos="2763"/>
        </w:tabs>
        <w:rPr>
          <w:ins w:id="190" w:author="Shaik" w:date="2023-08-11T13:23:00Z"/>
          <w:sz w:val="28"/>
          <w:szCs w:val="28"/>
        </w:rPr>
      </w:pPr>
      <w:ins w:id="191" w:author="Shaik" w:date="2023-08-11T13:23:00Z">
        <w:r>
          <w:rPr>
            <w:sz w:val="28"/>
            <w:szCs w:val="28"/>
          </w:rPr>
          <w:t>Query OK, 0 rows affected (0.15 sec)</w:t>
        </w:r>
      </w:ins>
    </w:p>
    <w:p w14:paraId="056E9D8D" w14:textId="77777777" w:rsidR="004548D0" w:rsidRDefault="004548D0" w:rsidP="004548D0">
      <w:pPr>
        <w:tabs>
          <w:tab w:val="left" w:pos="2763"/>
        </w:tabs>
        <w:rPr>
          <w:ins w:id="192" w:author="Shaik" w:date="2023-08-11T13:23:00Z"/>
        </w:rPr>
      </w:pPr>
    </w:p>
    <w:p w14:paraId="7F9EE424" w14:textId="77777777" w:rsidR="004548D0" w:rsidRDefault="004548D0" w:rsidP="004548D0">
      <w:pPr>
        <w:tabs>
          <w:tab w:val="left" w:pos="800"/>
        </w:tabs>
        <w:spacing w:line="228" w:lineRule="auto"/>
        <w:ind w:right="640"/>
        <w:rPr>
          <w:ins w:id="193" w:author="Shaik" w:date="2023-08-11T13:23:00Z"/>
          <w:rFonts w:eastAsia="Times New Roman"/>
          <w:sz w:val="24"/>
          <w:szCs w:val="24"/>
        </w:rPr>
      </w:pPr>
    </w:p>
    <w:p w14:paraId="0DA32295" w14:textId="77777777" w:rsidR="004548D0" w:rsidRDefault="004548D0" w:rsidP="004548D0">
      <w:pPr>
        <w:rPr>
          <w:ins w:id="194" w:author="Shaik" w:date="2023-08-11T13:23:00Z"/>
          <w:sz w:val="22"/>
          <w:szCs w:val="22"/>
        </w:rPr>
      </w:pPr>
    </w:p>
    <w:p w14:paraId="46725804" w14:textId="77777777" w:rsidR="004548D0" w:rsidRDefault="004548D0" w:rsidP="004548D0">
      <w:pPr>
        <w:rPr>
          <w:ins w:id="195" w:author="Shaik" w:date="2023-08-11T13:23:00Z"/>
          <w:sz w:val="28"/>
          <w:szCs w:val="28"/>
        </w:rPr>
      </w:pPr>
      <w:ins w:id="196" w:author="Shaik" w:date="2023-08-11T13:23:00Z">
        <w:r>
          <w:rPr>
            <w:sz w:val="28"/>
            <w:szCs w:val="28"/>
          </w:rPr>
          <w:t>2)Create index1 for ‘salary’ attribute from employee1 relation and list the first name of the employees whose salary is above 145000 and explain the working principle of index and drop index</w:t>
        </w:r>
      </w:ins>
    </w:p>
    <w:p w14:paraId="2BA75989" w14:textId="021BAB16" w:rsidR="004548D0" w:rsidRDefault="004548D0" w:rsidP="004548D0">
      <w:pPr>
        <w:rPr>
          <w:ins w:id="197" w:author="Shaik" w:date="2023-08-11T13:23:00Z"/>
          <w:sz w:val="28"/>
          <w:szCs w:val="28"/>
        </w:rPr>
      </w:pPr>
      <w:ins w:id="198" w:author="Shaik" w:date="2023-08-11T13:23:00Z">
        <w:r>
          <w:rPr>
            <w:noProof/>
            <w:sz w:val="28"/>
            <w:szCs w:val="28"/>
          </w:rPr>
          <w:drawing>
            <wp:inline distT="0" distB="0" distL="0" distR="0" wp14:anchorId="4F9A8D3A" wp14:editId="18F82121">
              <wp:extent cx="5274310" cy="1584325"/>
              <wp:effectExtent l="0" t="0" r="2540" b="0"/>
              <wp:docPr id="18531941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6601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584325"/>
                      </a:xfrm>
                      <a:prstGeom prst="rect">
                        <a:avLst/>
                      </a:prstGeom>
                      <a:noFill/>
                      <a:ln>
                        <a:noFill/>
                      </a:ln>
                    </pic:spPr>
                  </pic:pic>
                </a:graphicData>
              </a:graphic>
            </wp:inline>
          </w:drawing>
        </w:r>
      </w:ins>
    </w:p>
    <w:p w14:paraId="4E22AC91" w14:textId="491979A1" w:rsidR="004548D0" w:rsidRDefault="004548D0" w:rsidP="004548D0">
      <w:pPr>
        <w:rPr>
          <w:ins w:id="199" w:author="Shaik" w:date="2023-08-11T13:23:00Z"/>
          <w:sz w:val="28"/>
          <w:szCs w:val="28"/>
        </w:rPr>
      </w:pPr>
      <w:ins w:id="200" w:author="Shaik" w:date="2023-08-11T13:23:00Z">
        <w:r>
          <w:rPr>
            <w:noProof/>
            <w:sz w:val="28"/>
            <w:szCs w:val="28"/>
          </w:rPr>
          <w:drawing>
            <wp:inline distT="0" distB="0" distL="0" distR="0" wp14:anchorId="7728C2A2" wp14:editId="7FF730D6">
              <wp:extent cx="3644900" cy="622300"/>
              <wp:effectExtent l="0" t="0" r="0" b="6350"/>
              <wp:docPr id="5566568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2348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4900" cy="622300"/>
                      </a:xfrm>
                      <a:prstGeom prst="rect">
                        <a:avLst/>
                      </a:prstGeom>
                      <a:noFill/>
                      <a:ln>
                        <a:noFill/>
                      </a:ln>
                    </pic:spPr>
                  </pic:pic>
                </a:graphicData>
              </a:graphic>
            </wp:inline>
          </w:drawing>
        </w:r>
      </w:ins>
    </w:p>
    <w:p w14:paraId="234321AD" w14:textId="77777777" w:rsidR="004548D0" w:rsidRDefault="004548D0" w:rsidP="004548D0">
      <w:pPr>
        <w:rPr>
          <w:ins w:id="201" w:author="Shaik" w:date="2023-08-11T13:23:00Z"/>
          <w:sz w:val="28"/>
          <w:szCs w:val="28"/>
        </w:rPr>
      </w:pPr>
    </w:p>
    <w:p w14:paraId="616FAC02" w14:textId="77777777" w:rsidR="004548D0" w:rsidRDefault="004548D0" w:rsidP="004548D0">
      <w:pPr>
        <w:rPr>
          <w:ins w:id="202" w:author="Shaik" w:date="2023-08-11T13:23:00Z"/>
          <w:sz w:val="28"/>
          <w:szCs w:val="28"/>
        </w:rPr>
      </w:pPr>
    </w:p>
    <w:p w14:paraId="1426B17B" w14:textId="77777777" w:rsidR="004548D0" w:rsidRDefault="004548D0" w:rsidP="004548D0">
      <w:pPr>
        <w:rPr>
          <w:ins w:id="203" w:author="Shaik" w:date="2023-08-11T13:23:00Z"/>
          <w:sz w:val="28"/>
          <w:szCs w:val="28"/>
        </w:rPr>
      </w:pPr>
      <w:ins w:id="204" w:author="Shaik" w:date="2023-08-11T13:23:00Z">
        <w:r>
          <w:rPr>
            <w:sz w:val="28"/>
            <w:szCs w:val="28"/>
          </w:rPr>
          <w:lastRenderedPageBreak/>
          <w:t>3)Create index1 for ‘</w:t>
        </w:r>
        <w:proofErr w:type="spellStart"/>
        <w:r>
          <w:rPr>
            <w:sz w:val="28"/>
            <w:szCs w:val="28"/>
          </w:rPr>
          <w:t>employee_id</w:t>
        </w:r>
        <w:proofErr w:type="spellEnd"/>
        <w:r>
          <w:rPr>
            <w:sz w:val="28"/>
            <w:szCs w:val="28"/>
          </w:rPr>
          <w:t xml:space="preserve">’ attribute and display the </w:t>
        </w:r>
        <w:proofErr w:type="spellStart"/>
        <w:r>
          <w:rPr>
            <w:sz w:val="28"/>
            <w:szCs w:val="28"/>
          </w:rPr>
          <w:t>first_name</w:t>
        </w:r>
        <w:proofErr w:type="spellEnd"/>
        <w:r>
          <w:rPr>
            <w:sz w:val="28"/>
            <w:szCs w:val="28"/>
          </w:rPr>
          <w:t xml:space="preserve"> of the employee whose </w:t>
        </w:r>
        <w:proofErr w:type="spellStart"/>
        <w:r>
          <w:rPr>
            <w:sz w:val="28"/>
            <w:szCs w:val="28"/>
          </w:rPr>
          <w:t>employee_id</w:t>
        </w:r>
        <w:proofErr w:type="spellEnd"/>
        <w:r>
          <w:rPr>
            <w:sz w:val="28"/>
            <w:szCs w:val="28"/>
          </w:rPr>
          <w:t xml:space="preserve"> is 10 and explain the working principle of index1</w:t>
        </w:r>
      </w:ins>
    </w:p>
    <w:p w14:paraId="2B736C9D" w14:textId="77777777" w:rsidR="004548D0" w:rsidRDefault="004548D0" w:rsidP="004548D0">
      <w:pPr>
        <w:rPr>
          <w:ins w:id="205" w:author="Shaik" w:date="2023-08-11T13:23:00Z"/>
          <w:sz w:val="28"/>
          <w:szCs w:val="28"/>
        </w:rPr>
      </w:pPr>
    </w:p>
    <w:p w14:paraId="061A8DF8" w14:textId="7F4C279F" w:rsidR="004548D0" w:rsidRDefault="004548D0" w:rsidP="004548D0">
      <w:pPr>
        <w:rPr>
          <w:ins w:id="206" w:author="Shaik" w:date="2023-08-11T13:23:00Z"/>
          <w:sz w:val="28"/>
          <w:szCs w:val="28"/>
        </w:rPr>
      </w:pPr>
      <w:ins w:id="207" w:author="Shaik" w:date="2023-08-11T13:23:00Z">
        <w:r>
          <w:rPr>
            <w:noProof/>
            <w:sz w:val="28"/>
            <w:szCs w:val="28"/>
          </w:rPr>
          <w:drawing>
            <wp:inline distT="0" distB="0" distL="0" distR="0" wp14:anchorId="71BFB583" wp14:editId="64467D92">
              <wp:extent cx="5274310" cy="2035175"/>
              <wp:effectExtent l="0" t="0" r="2540" b="3175"/>
              <wp:docPr id="736232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9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035175"/>
                      </a:xfrm>
                      <a:prstGeom prst="rect">
                        <a:avLst/>
                      </a:prstGeom>
                      <a:noFill/>
                      <a:ln>
                        <a:noFill/>
                      </a:ln>
                    </pic:spPr>
                  </pic:pic>
                </a:graphicData>
              </a:graphic>
            </wp:inline>
          </w:drawing>
        </w:r>
      </w:ins>
    </w:p>
    <w:p w14:paraId="43C508C8" w14:textId="77777777" w:rsidR="004548D0" w:rsidRDefault="004548D0" w:rsidP="004548D0">
      <w:pPr>
        <w:rPr>
          <w:ins w:id="208" w:author="Shaik" w:date="2023-08-11T13:23:00Z"/>
          <w:sz w:val="28"/>
          <w:szCs w:val="28"/>
        </w:rPr>
      </w:pPr>
    </w:p>
    <w:p w14:paraId="78EEC881" w14:textId="77777777" w:rsidR="004548D0" w:rsidRDefault="004548D0" w:rsidP="004548D0">
      <w:pPr>
        <w:rPr>
          <w:ins w:id="209" w:author="Shaik" w:date="2023-08-11T13:23:00Z"/>
          <w:sz w:val="28"/>
          <w:szCs w:val="28"/>
        </w:rPr>
      </w:pPr>
      <w:ins w:id="210" w:author="Shaik" w:date="2023-08-11T13:23:00Z">
        <w:r>
          <w:rPr>
            <w:sz w:val="28"/>
            <w:szCs w:val="28"/>
          </w:rPr>
          <w:t>4)</w:t>
        </w:r>
        <w:r>
          <w:rPr>
            <w:sz w:val="28"/>
            <w:szCs w:val="28"/>
          </w:rPr>
          <w:tab/>
          <w:t>Populate register number using increment in DBMS_STUD table</w:t>
        </w:r>
      </w:ins>
    </w:p>
    <w:p w14:paraId="7B8EF39F" w14:textId="77777777" w:rsidR="004548D0" w:rsidRDefault="004548D0" w:rsidP="004548D0">
      <w:pPr>
        <w:rPr>
          <w:ins w:id="211" w:author="Shaik" w:date="2023-08-11T13:23:00Z"/>
          <w:sz w:val="28"/>
          <w:szCs w:val="28"/>
        </w:rPr>
      </w:pPr>
      <w:ins w:id="212" w:author="Shaik" w:date="2023-08-11T13:23:00Z">
        <w:r>
          <w:rPr>
            <w:sz w:val="28"/>
            <w:szCs w:val="28"/>
          </w:rPr>
          <w:tab/>
          <w:t>Manually Populate Register Number</w:t>
        </w:r>
      </w:ins>
    </w:p>
    <w:p w14:paraId="36251738" w14:textId="27C38D73" w:rsidR="004548D0" w:rsidRDefault="004548D0" w:rsidP="004548D0">
      <w:pPr>
        <w:rPr>
          <w:ins w:id="213" w:author="Shaik" w:date="2023-08-11T13:23:00Z"/>
          <w:sz w:val="28"/>
          <w:szCs w:val="28"/>
        </w:rPr>
      </w:pPr>
      <w:ins w:id="214" w:author="Shaik" w:date="2023-08-11T13:23:00Z">
        <w:r>
          <w:rPr>
            <w:noProof/>
            <w:sz w:val="28"/>
            <w:szCs w:val="28"/>
          </w:rPr>
          <w:drawing>
            <wp:inline distT="0" distB="0" distL="0" distR="0" wp14:anchorId="62A35BBF" wp14:editId="2431DBA2">
              <wp:extent cx="5274310" cy="2079625"/>
              <wp:effectExtent l="0" t="0" r="2540" b="0"/>
              <wp:docPr id="8264660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5138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ins>
    </w:p>
    <w:p w14:paraId="47F88DF2" w14:textId="77777777" w:rsidR="004548D0" w:rsidRDefault="004548D0" w:rsidP="004548D0">
      <w:pPr>
        <w:rPr>
          <w:ins w:id="215" w:author="Shaik" w:date="2023-08-11T13:23:00Z"/>
          <w:sz w:val="28"/>
          <w:szCs w:val="28"/>
        </w:rPr>
      </w:pPr>
    </w:p>
    <w:p w14:paraId="256A4526" w14:textId="2442D59D" w:rsidR="004548D0" w:rsidRDefault="004548D0" w:rsidP="004548D0">
      <w:pPr>
        <w:rPr>
          <w:ins w:id="216" w:author="Shaik" w:date="2023-08-11T13:23:00Z"/>
          <w:sz w:val="28"/>
          <w:szCs w:val="28"/>
        </w:rPr>
      </w:pPr>
      <w:ins w:id="217" w:author="Shaik" w:date="2023-08-11T13:23:00Z">
        <w:r>
          <w:rPr>
            <w:noProof/>
            <w:sz w:val="28"/>
            <w:szCs w:val="28"/>
          </w:rPr>
          <w:lastRenderedPageBreak/>
          <w:drawing>
            <wp:inline distT="0" distB="0" distL="0" distR="0" wp14:anchorId="3003A3A7" wp14:editId="336AD38F">
              <wp:extent cx="5257800" cy="4311650"/>
              <wp:effectExtent l="0" t="0" r="0" b="0"/>
              <wp:docPr id="11215432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9632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0" cy="4311650"/>
                      </a:xfrm>
                      <a:prstGeom prst="rect">
                        <a:avLst/>
                      </a:prstGeom>
                      <a:noFill/>
                      <a:ln>
                        <a:noFill/>
                      </a:ln>
                    </pic:spPr>
                  </pic:pic>
                </a:graphicData>
              </a:graphic>
            </wp:inline>
          </w:drawing>
        </w:r>
      </w:ins>
    </w:p>
    <w:p w14:paraId="78EB7A2C" w14:textId="77777777" w:rsidR="004548D0" w:rsidRDefault="004548D0" w:rsidP="004548D0">
      <w:pPr>
        <w:rPr>
          <w:ins w:id="218" w:author="Shaik" w:date="2023-08-11T13:23:00Z"/>
          <w:sz w:val="28"/>
          <w:szCs w:val="28"/>
        </w:rPr>
      </w:pPr>
    </w:p>
    <w:p w14:paraId="7CBAF31A" w14:textId="77777777" w:rsidR="004548D0" w:rsidRDefault="004548D0" w:rsidP="004548D0">
      <w:pPr>
        <w:rPr>
          <w:ins w:id="219" w:author="Shaik" w:date="2023-08-11T13:23:00Z"/>
          <w:sz w:val="28"/>
          <w:szCs w:val="28"/>
        </w:rPr>
      </w:pPr>
      <w:ins w:id="220" w:author="Shaik" w:date="2023-08-11T13:23:00Z">
        <w:r>
          <w:rPr>
            <w:sz w:val="28"/>
            <w:szCs w:val="28"/>
          </w:rPr>
          <w:t>5) Drop the auto increment</w:t>
        </w:r>
      </w:ins>
    </w:p>
    <w:p w14:paraId="2B0D15DF" w14:textId="77777777" w:rsidR="004548D0" w:rsidRDefault="004548D0" w:rsidP="004548D0">
      <w:pPr>
        <w:rPr>
          <w:ins w:id="221" w:author="Shaik" w:date="2023-08-11T13:23:00Z"/>
          <w:sz w:val="28"/>
          <w:szCs w:val="28"/>
        </w:rPr>
      </w:pPr>
    </w:p>
    <w:p w14:paraId="300CD55E" w14:textId="32208FAA" w:rsidR="004548D0" w:rsidRDefault="004548D0" w:rsidP="004548D0">
      <w:pPr>
        <w:rPr>
          <w:ins w:id="222" w:author="Shaik" w:date="2023-08-11T13:23:00Z"/>
          <w:sz w:val="28"/>
          <w:szCs w:val="28"/>
        </w:rPr>
      </w:pPr>
      <w:ins w:id="223" w:author="Shaik" w:date="2023-08-11T13:23:00Z">
        <w:r>
          <w:rPr>
            <w:noProof/>
            <w:sz w:val="28"/>
            <w:szCs w:val="28"/>
          </w:rPr>
          <w:drawing>
            <wp:inline distT="0" distB="0" distL="0" distR="0" wp14:anchorId="16A9FB69" wp14:editId="7A0BCF67">
              <wp:extent cx="2971800" cy="2451100"/>
              <wp:effectExtent l="0" t="0" r="0" b="6350"/>
              <wp:docPr id="1970843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8295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1800" cy="2451100"/>
                      </a:xfrm>
                      <a:prstGeom prst="rect">
                        <a:avLst/>
                      </a:prstGeom>
                      <a:noFill/>
                      <a:ln>
                        <a:noFill/>
                      </a:ln>
                    </pic:spPr>
                  </pic:pic>
                </a:graphicData>
              </a:graphic>
            </wp:inline>
          </w:drawing>
        </w:r>
      </w:ins>
    </w:p>
    <w:p w14:paraId="77624A51" w14:textId="77777777" w:rsidR="004548D0" w:rsidRDefault="004548D0" w:rsidP="004548D0">
      <w:pPr>
        <w:rPr>
          <w:ins w:id="224" w:author="Shaik" w:date="2023-08-11T13:23:00Z"/>
          <w:sz w:val="28"/>
          <w:szCs w:val="28"/>
        </w:rPr>
      </w:pPr>
    </w:p>
    <w:p w14:paraId="10C9F718" w14:textId="77777777" w:rsidR="004548D0" w:rsidRDefault="004548D0" w:rsidP="004548D0">
      <w:pPr>
        <w:rPr>
          <w:ins w:id="225" w:author="Shaik" w:date="2023-08-11T13:23:00Z"/>
          <w:b/>
          <w:bCs/>
          <w:sz w:val="22"/>
          <w:szCs w:val="22"/>
        </w:rPr>
      </w:pPr>
      <w:ins w:id="226" w:author="Shaik" w:date="2023-08-11T13:23:00Z">
        <w:r>
          <w:rPr>
            <w:b/>
            <w:bCs/>
            <w:sz w:val="32"/>
            <w:szCs w:val="32"/>
          </w:rPr>
          <w:t>RESULT</w:t>
        </w:r>
      </w:ins>
    </w:p>
    <w:p w14:paraId="2F191C53" w14:textId="77777777" w:rsidR="004548D0" w:rsidRDefault="004548D0" w:rsidP="004548D0">
      <w:pPr>
        <w:ind w:firstLine="720"/>
        <w:rPr>
          <w:ins w:id="227" w:author="Shaik" w:date="2023-08-11T13:23:00Z"/>
          <w:sz w:val="32"/>
          <w:szCs w:val="32"/>
        </w:rPr>
      </w:pPr>
      <w:ins w:id="228" w:author="Shaik" w:date="2023-08-11T13:23:00Z">
        <w:r>
          <w:rPr>
            <w:sz w:val="24"/>
            <w:szCs w:val="24"/>
          </w:rPr>
          <w:t xml:space="preserve">The records from the tables are displayed using JOIN using </w:t>
        </w:r>
        <w:proofErr w:type="spellStart"/>
        <w:r>
          <w:rPr>
            <w:sz w:val="24"/>
            <w:szCs w:val="24"/>
          </w:rPr>
          <w:t>EquiJoin</w:t>
        </w:r>
        <w:proofErr w:type="spellEnd"/>
        <w:r>
          <w:rPr>
            <w:sz w:val="24"/>
            <w:szCs w:val="24"/>
          </w:rPr>
          <w:t xml:space="preserve">, </w:t>
        </w:r>
        <w:proofErr w:type="spellStart"/>
        <w:r>
          <w:rPr>
            <w:sz w:val="24"/>
            <w:szCs w:val="24"/>
          </w:rPr>
          <w:t>InnerJoin</w:t>
        </w:r>
        <w:proofErr w:type="spellEnd"/>
        <w:r>
          <w:rPr>
            <w:sz w:val="24"/>
            <w:szCs w:val="24"/>
          </w:rPr>
          <w:t xml:space="preserve"> and </w:t>
        </w:r>
        <w:proofErr w:type="spellStart"/>
        <w:r>
          <w:rPr>
            <w:sz w:val="24"/>
            <w:szCs w:val="24"/>
          </w:rPr>
          <w:t>OuterJoin</w:t>
        </w:r>
        <w:proofErr w:type="spellEnd"/>
        <w:r>
          <w:rPr>
            <w:sz w:val="24"/>
            <w:szCs w:val="24"/>
          </w:rPr>
          <w:t>.</w:t>
        </w:r>
      </w:ins>
    </w:p>
    <w:p w14:paraId="7160765D" w14:textId="77777777" w:rsidR="004548D0" w:rsidRDefault="004548D0" w:rsidP="004548D0">
      <w:pPr>
        <w:rPr>
          <w:ins w:id="229" w:author="Shaik" w:date="2023-08-11T13:23:00Z"/>
          <w:sz w:val="28"/>
          <w:szCs w:val="28"/>
        </w:rPr>
      </w:pPr>
    </w:p>
    <w:p w14:paraId="1CA9C24D" w14:textId="77777777" w:rsidR="004548D0" w:rsidRDefault="004548D0" w:rsidP="004548D0">
      <w:pPr>
        <w:rPr>
          <w:ins w:id="230" w:author="Shaik" w:date="2023-08-11T13:23:00Z"/>
          <w:sz w:val="28"/>
          <w:szCs w:val="28"/>
        </w:rPr>
      </w:pPr>
    </w:p>
    <w:p w14:paraId="378FC8D5" w14:textId="77777777" w:rsidR="004548D0" w:rsidRDefault="004548D0" w:rsidP="004548D0">
      <w:pPr>
        <w:rPr>
          <w:ins w:id="231" w:author="Shaik" w:date="2023-08-11T13:23:00Z"/>
          <w:sz w:val="22"/>
          <w:szCs w:val="22"/>
        </w:rPr>
      </w:pPr>
    </w:p>
    <w:p w14:paraId="6642ED40" w14:textId="62DE8C72" w:rsidR="00E014E8" w:rsidRDefault="00E014E8">
      <w:pPr>
        <w:spacing w:after="160" w:line="259" w:lineRule="auto"/>
      </w:pPr>
    </w:p>
    <w:p w14:paraId="736F7994" w14:textId="77777777" w:rsidR="00381CEF" w:rsidRPr="00381CEF" w:rsidRDefault="00381CEF" w:rsidP="00381CEF">
      <w:pPr>
        <w:tabs>
          <w:tab w:val="left" w:pos="1700"/>
        </w:tabs>
      </w:pPr>
    </w:p>
    <w:sectPr w:rsidR="00381CEF" w:rsidRPr="00381CEF">
      <w:headerReference w:type="default" r:id="rId6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9DE94" w14:textId="77777777" w:rsidR="003205EE" w:rsidRDefault="003205EE" w:rsidP="00E014E8">
      <w:r>
        <w:separator/>
      </w:r>
    </w:p>
  </w:endnote>
  <w:endnote w:type="continuationSeparator" w:id="0">
    <w:p w14:paraId="4F95EA57" w14:textId="77777777" w:rsidR="003205EE" w:rsidRDefault="003205EE" w:rsidP="00E0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9D170" w14:textId="77777777" w:rsidR="003205EE" w:rsidRDefault="003205EE" w:rsidP="00E014E8">
      <w:r>
        <w:separator/>
      </w:r>
    </w:p>
  </w:footnote>
  <w:footnote w:type="continuationSeparator" w:id="0">
    <w:p w14:paraId="1291145B" w14:textId="77777777" w:rsidR="003205EE" w:rsidRDefault="003205EE" w:rsidP="00E014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053" w14:textId="1BA75BE4" w:rsidR="00E014E8" w:rsidRDefault="00E014E8" w:rsidP="00E014E8">
    <w:pPr>
      <w:rPr>
        <w:sz w:val="32"/>
        <w:szCs w:val="32"/>
        <w:lang w:eastAsia="en-US"/>
      </w:rPr>
    </w:pPr>
  </w:p>
  <w:p w14:paraId="5CF6D07B" w14:textId="77777777" w:rsidR="00E014E8" w:rsidRDefault="00E014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238"/>
    <w:multiLevelType w:val="multilevel"/>
    <w:tmpl w:val="00001238"/>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0002D12"/>
    <w:multiLevelType w:val="multilevel"/>
    <w:tmpl w:val="00002D12"/>
    <w:lvl w:ilvl="0">
      <w:start w:val="5"/>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3B25"/>
    <w:multiLevelType w:val="multilevel"/>
    <w:tmpl w:val="00003B25"/>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0005D03"/>
    <w:multiLevelType w:val="multilevel"/>
    <w:tmpl w:val="00005D03"/>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0000701F"/>
    <w:multiLevelType w:val="multilevel"/>
    <w:tmpl w:val="0000701F"/>
    <w:lvl w:ilvl="0">
      <w:start w:val="6"/>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00007A5A"/>
    <w:multiLevelType w:val="multilevel"/>
    <w:tmpl w:val="00007A5A"/>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597519708">
    <w:abstractNumId w:val="1"/>
  </w:num>
  <w:num w:numId="2" w16cid:durableId="1382248432">
    <w:abstractNumId w:val="4"/>
    <w:lvlOverride w:ilvl="0">
      <w:startOverride w:val="6"/>
    </w:lvlOverride>
    <w:lvlOverride w:ilvl="1"/>
    <w:lvlOverride w:ilvl="2"/>
    <w:lvlOverride w:ilvl="3"/>
    <w:lvlOverride w:ilvl="4"/>
    <w:lvlOverride w:ilvl="5"/>
    <w:lvlOverride w:ilvl="6"/>
    <w:lvlOverride w:ilvl="7"/>
    <w:lvlOverride w:ilvl="8"/>
  </w:num>
  <w:num w:numId="3" w16cid:durableId="87580450">
    <w:abstractNumId w:val="3"/>
    <w:lvlOverride w:ilvl="0">
      <w:startOverride w:val="1"/>
    </w:lvlOverride>
    <w:lvlOverride w:ilvl="1"/>
    <w:lvlOverride w:ilvl="2"/>
    <w:lvlOverride w:ilvl="3"/>
    <w:lvlOverride w:ilvl="4"/>
    <w:lvlOverride w:ilvl="5"/>
    <w:lvlOverride w:ilvl="6"/>
    <w:lvlOverride w:ilvl="7"/>
    <w:lvlOverride w:ilvl="8"/>
  </w:num>
  <w:num w:numId="4" w16cid:durableId="229274736">
    <w:abstractNumId w:val="5"/>
    <w:lvlOverride w:ilvl="0">
      <w:startOverride w:val="1"/>
    </w:lvlOverride>
    <w:lvlOverride w:ilvl="1"/>
    <w:lvlOverride w:ilvl="2"/>
    <w:lvlOverride w:ilvl="3"/>
    <w:lvlOverride w:ilvl="4"/>
    <w:lvlOverride w:ilvl="5"/>
    <w:lvlOverride w:ilvl="6"/>
    <w:lvlOverride w:ilvl="7"/>
    <w:lvlOverride w:ilvl="8"/>
  </w:num>
  <w:num w:numId="5" w16cid:durableId="1283070493">
    <w:abstractNumId w:val="0"/>
    <w:lvlOverride w:ilvl="0">
      <w:startOverride w:val="1"/>
    </w:lvlOverride>
    <w:lvlOverride w:ilvl="1"/>
    <w:lvlOverride w:ilvl="2"/>
    <w:lvlOverride w:ilvl="3"/>
    <w:lvlOverride w:ilvl="4"/>
    <w:lvlOverride w:ilvl="5"/>
    <w:lvlOverride w:ilvl="6"/>
    <w:lvlOverride w:ilvl="7"/>
    <w:lvlOverride w:ilvl="8"/>
  </w:num>
  <w:num w:numId="6" w16cid:durableId="1834449060">
    <w:abstractNumId w:val="2"/>
    <w:lvlOverride w:ilvl="0">
      <w:startOverride w:val="1"/>
    </w:lvlOverride>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ik">
    <w15:presenceInfo w15:providerId="Windows Live" w15:userId="3d90a1a1e8b30c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C2E"/>
    <w:rsid w:val="000C3C2E"/>
    <w:rsid w:val="003205EE"/>
    <w:rsid w:val="00381CEF"/>
    <w:rsid w:val="004548D0"/>
    <w:rsid w:val="00570369"/>
    <w:rsid w:val="00E01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80E05"/>
  <w15:chartTrackingRefBased/>
  <w15:docId w15:val="{5453108F-82E1-46C6-BAEC-395551FE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C2E"/>
    <w:pPr>
      <w:spacing w:after="0" w:line="240" w:lineRule="auto"/>
    </w:pPr>
    <w:rPr>
      <w:rFonts w:eastAsiaTheme="minorEastAsia"/>
      <w:kern w:val="0"/>
      <w:sz w:val="20"/>
      <w:szCs w:val="20"/>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4E8"/>
    <w:pPr>
      <w:tabs>
        <w:tab w:val="center" w:pos="4513"/>
        <w:tab w:val="right" w:pos="9026"/>
      </w:tabs>
    </w:pPr>
  </w:style>
  <w:style w:type="character" w:customStyle="1" w:styleId="HeaderChar">
    <w:name w:val="Header Char"/>
    <w:basedOn w:val="DefaultParagraphFont"/>
    <w:link w:val="Header"/>
    <w:uiPriority w:val="99"/>
    <w:rsid w:val="00E014E8"/>
    <w:rPr>
      <w:rFonts w:eastAsiaTheme="minorEastAsia"/>
      <w:kern w:val="0"/>
      <w:sz w:val="20"/>
      <w:szCs w:val="20"/>
      <w:lang w:val="en-US" w:eastAsia="zh-CN"/>
      <w14:ligatures w14:val="none"/>
    </w:rPr>
  </w:style>
  <w:style w:type="paragraph" w:styleId="Footer">
    <w:name w:val="footer"/>
    <w:basedOn w:val="Normal"/>
    <w:link w:val="FooterChar"/>
    <w:uiPriority w:val="99"/>
    <w:unhideWhenUsed/>
    <w:rsid w:val="00E014E8"/>
    <w:pPr>
      <w:tabs>
        <w:tab w:val="center" w:pos="4513"/>
        <w:tab w:val="right" w:pos="9026"/>
      </w:tabs>
    </w:pPr>
  </w:style>
  <w:style w:type="character" w:customStyle="1" w:styleId="FooterChar">
    <w:name w:val="Footer Char"/>
    <w:basedOn w:val="DefaultParagraphFont"/>
    <w:link w:val="Footer"/>
    <w:uiPriority w:val="99"/>
    <w:rsid w:val="00E014E8"/>
    <w:rPr>
      <w:rFonts w:eastAsiaTheme="minorEastAsia"/>
      <w:kern w:val="0"/>
      <w:sz w:val="20"/>
      <w:szCs w:val="20"/>
      <w:lang w:val="en-US" w:eastAsia="zh-CN"/>
      <w14:ligatures w14:val="none"/>
    </w:rPr>
  </w:style>
  <w:style w:type="paragraph" w:styleId="Revision">
    <w:name w:val="Revision"/>
    <w:hidden/>
    <w:uiPriority w:val="99"/>
    <w:semiHidden/>
    <w:rsid w:val="00E014E8"/>
    <w:pPr>
      <w:spacing w:after="0" w:line="240" w:lineRule="auto"/>
    </w:pPr>
    <w:rPr>
      <w:rFonts w:eastAsiaTheme="minorEastAsia"/>
      <w:kern w:val="0"/>
      <w:sz w:val="20"/>
      <w:szCs w:val="20"/>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1218">
      <w:bodyDiv w:val="1"/>
      <w:marLeft w:val="0"/>
      <w:marRight w:val="0"/>
      <w:marTop w:val="0"/>
      <w:marBottom w:val="0"/>
      <w:divBdr>
        <w:top w:val="none" w:sz="0" w:space="0" w:color="auto"/>
        <w:left w:val="none" w:sz="0" w:space="0" w:color="auto"/>
        <w:bottom w:val="none" w:sz="0" w:space="0" w:color="auto"/>
        <w:right w:val="none" w:sz="0" w:space="0" w:color="auto"/>
      </w:divBdr>
    </w:div>
    <w:div w:id="720909059">
      <w:bodyDiv w:val="1"/>
      <w:marLeft w:val="0"/>
      <w:marRight w:val="0"/>
      <w:marTop w:val="0"/>
      <w:marBottom w:val="0"/>
      <w:divBdr>
        <w:top w:val="none" w:sz="0" w:space="0" w:color="auto"/>
        <w:left w:val="none" w:sz="0" w:space="0" w:color="auto"/>
        <w:bottom w:val="none" w:sz="0" w:space="0" w:color="auto"/>
        <w:right w:val="none" w:sz="0" w:space="0" w:color="auto"/>
      </w:divBdr>
    </w:div>
    <w:div w:id="861433884">
      <w:bodyDiv w:val="1"/>
      <w:marLeft w:val="0"/>
      <w:marRight w:val="0"/>
      <w:marTop w:val="0"/>
      <w:marBottom w:val="0"/>
      <w:divBdr>
        <w:top w:val="none" w:sz="0" w:space="0" w:color="auto"/>
        <w:left w:val="none" w:sz="0" w:space="0" w:color="auto"/>
        <w:bottom w:val="none" w:sz="0" w:space="0" w:color="auto"/>
        <w:right w:val="none" w:sz="0" w:space="0" w:color="auto"/>
      </w:divBdr>
    </w:div>
    <w:div w:id="1055005560">
      <w:bodyDiv w:val="1"/>
      <w:marLeft w:val="0"/>
      <w:marRight w:val="0"/>
      <w:marTop w:val="0"/>
      <w:marBottom w:val="0"/>
      <w:divBdr>
        <w:top w:val="none" w:sz="0" w:space="0" w:color="auto"/>
        <w:left w:val="none" w:sz="0" w:space="0" w:color="auto"/>
        <w:bottom w:val="none" w:sz="0" w:space="0" w:color="auto"/>
        <w:right w:val="none" w:sz="0" w:space="0" w:color="auto"/>
      </w:divBdr>
    </w:div>
    <w:div w:id="1124546479">
      <w:bodyDiv w:val="1"/>
      <w:marLeft w:val="0"/>
      <w:marRight w:val="0"/>
      <w:marTop w:val="0"/>
      <w:marBottom w:val="0"/>
      <w:divBdr>
        <w:top w:val="none" w:sz="0" w:space="0" w:color="auto"/>
        <w:left w:val="none" w:sz="0" w:space="0" w:color="auto"/>
        <w:bottom w:val="none" w:sz="0" w:space="0" w:color="auto"/>
        <w:right w:val="none" w:sz="0" w:space="0" w:color="auto"/>
      </w:divBdr>
    </w:div>
    <w:div w:id="1317420075">
      <w:bodyDiv w:val="1"/>
      <w:marLeft w:val="0"/>
      <w:marRight w:val="0"/>
      <w:marTop w:val="0"/>
      <w:marBottom w:val="0"/>
      <w:divBdr>
        <w:top w:val="none" w:sz="0" w:space="0" w:color="auto"/>
        <w:left w:val="none" w:sz="0" w:space="0" w:color="auto"/>
        <w:bottom w:val="none" w:sz="0" w:space="0" w:color="auto"/>
        <w:right w:val="none" w:sz="0" w:space="0" w:color="auto"/>
      </w:divBdr>
    </w:div>
    <w:div w:id="1878618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dc:creator>
  <cp:keywords/>
  <dc:description/>
  <cp:lastModifiedBy>Shaik</cp:lastModifiedBy>
  <cp:revision>2</cp:revision>
  <dcterms:created xsi:type="dcterms:W3CDTF">2023-08-11T07:57:00Z</dcterms:created>
  <dcterms:modified xsi:type="dcterms:W3CDTF">2023-08-11T07:57:00Z</dcterms:modified>
</cp:coreProperties>
</file>